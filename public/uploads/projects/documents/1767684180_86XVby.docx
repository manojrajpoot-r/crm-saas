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7F793" w14:textId="77777777" w:rsidR="00F14A42" w:rsidRPr="00C62A6C" w:rsidRDefault="00F14A42" w:rsidP="004023EF">
      <w:pPr>
        <w:spacing w:after="0" w:line="240" w:lineRule="auto"/>
        <w:jc w:val="both"/>
        <w:rPr>
          <w:rFonts w:ascii="Times New Roman" w:hAnsi="Times New Roman" w:cs="Times New Roman"/>
          <w:bCs/>
          <w:sz w:val="24"/>
          <w:szCs w:val="24"/>
        </w:rPr>
      </w:pPr>
      <w:r w:rsidRPr="00C62A6C">
        <w:rPr>
          <w:rFonts w:ascii="Times New Roman" w:hAnsi="Times New Roman" w:cs="Times New Roman"/>
          <w:bCs/>
          <w:sz w:val="24"/>
          <w:szCs w:val="24"/>
        </w:rPr>
        <w:t>Ms. Asha Nangia</w:t>
      </w:r>
    </w:p>
    <w:p w14:paraId="0D71A636" w14:textId="77777777" w:rsidR="00F14A42" w:rsidRPr="00C62A6C" w:rsidRDefault="00F14A42" w:rsidP="004023EF">
      <w:pPr>
        <w:spacing w:after="0" w:line="240" w:lineRule="auto"/>
        <w:jc w:val="both"/>
        <w:rPr>
          <w:rFonts w:ascii="Times New Roman" w:hAnsi="Times New Roman" w:cs="Times New Roman"/>
          <w:bCs/>
          <w:sz w:val="24"/>
          <w:szCs w:val="24"/>
        </w:rPr>
      </w:pPr>
      <w:r w:rsidRPr="00C62A6C">
        <w:rPr>
          <w:rFonts w:ascii="Times New Roman" w:hAnsi="Times New Roman" w:cs="Times New Roman"/>
          <w:bCs/>
          <w:sz w:val="24"/>
          <w:szCs w:val="24"/>
        </w:rPr>
        <w:t>Scientist G and Group Coordinator</w:t>
      </w:r>
    </w:p>
    <w:p w14:paraId="5C0216FE" w14:textId="77777777" w:rsidR="00F14A42" w:rsidRPr="00C62A6C" w:rsidRDefault="00F14A42" w:rsidP="004023EF">
      <w:pPr>
        <w:spacing w:after="0" w:line="240" w:lineRule="auto"/>
        <w:jc w:val="both"/>
        <w:rPr>
          <w:rFonts w:ascii="Times New Roman" w:hAnsi="Times New Roman" w:cs="Times New Roman"/>
          <w:bCs/>
          <w:sz w:val="24"/>
          <w:szCs w:val="24"/>
        </w:rPr>
      </w:pPr>
      <w:r w:rsidRPr="00C62A6C">
        <w:rPr>
          <w:rFonts w:ascii="Times New Roman" w:hAnsi="Times New Roman" w:cs="Times New Roman"/>
          <w:bCs/>
          <w:sz w:val="24"/>
          <w:szCs w:val="24"/>
        </w:rPr>
        <w:t xml:space="preserve">Ministry of Electronics and IT (MeitY) </w:t>
      </w:r>
    </w:p>
    <w:p w14:paraId="57390303" w14:textId="77777777" w:rsidR="00F14A42" w:rsidRPr="00C62A6C" w:rsidRDefault="00F14A42" w:rsidP="004023EF">
      <w:pPr>
        <w:spacing w:after="0" w:line="240" w:lineRule="auto"/>
        <w:jc w:val="both"/>
        <w:rPr>
          <w:rFonts w:ascii="Times New Roman" w:hAnsi="Times New Roman" w:cs="Times New Roman"/>
          <w:bCs/>
          <w:sz w:val="24"/>
          <w:szCs w:val="24"/>
        </w:rPr>
      </w:pPr>
      <w:r w:rsidRPr="00C62A6C">
        <w:rPr>
          <w:rFonts w:ascii="Times New Roman" w:hAnsi="Times New Roman" w:cs="Times New Roman"/>
          <w:bCs/>
          <w:sz w:val="24"/>
          <w:szCs w:val="24"/>
        </w:rPr>
        <w:t xml:space="preserve">Government of India </w:t>
      </w:r>
    </w:p>
    <w:p w14:paraId="413563C7" w14:textId="77777777" w:rsidR="00F14A42" w:rsidRPr="0046222A" w:rsidRDefault="00F14A42" w:rsidP="00F14A42">
      <w:pPr>
        <w:spacing w:before="120" w:after="120" w:line="240" w:lineRule="auto"/>
        <w:jc w:val="both"/>
        <w:rPr>
          <w:rFonts w:ascii="Times New Roman" w:hAnsi="Times New Roman" w:cs="Times New Roman"/>
          <w:b/>
          <w:sz w:val="24"/>
          <w:szCs w:val="24"/>
        </w:rPr>
      </w:pPr>
      <w:r w:rsidRPr="0046222A">
        <w:rPr>
          <w:rFonts w:ascii="Times New Roman" w:hAnsi="Times New Roman" w:cs="Times New Roman"/>
          <w:b/>
          <w:sz w:val="24"/>
          <w:szCs w:val="24"/>
        </w:rPr>
        <w:t>Subject: Draft Representation to MeitY on ‘Draft Accessibility Standards for the Information and Communication Technology (ICT) Sector’ released by Department of Empowerment of Persons with Disabilities (DEPwD)</w:t>
      </w:r>
    </w:p>
    <w:p w14:paraId="3841B364" w14:textId="77777777" w:rsidR="00F14A42" w:rsidRPr="0046222A" w:rsidRDefault="00F14A42" w:rsidP="00F14A42">
      <w:pPr>
        <w:spacing w:before="120" w:after="120" w:line="240" w:lineRule="auto"/>
        <w:jc w:val="both"/>
        <w:rPr>
          <w:rFonts w:ascii="Times New Roman" w:hAnsi="Times New Roman" w:cs="Times New Roman"/>
          <w:sz w:val="24"/>
          <w:szCs w:val="24"/>
        </w:rPr>
      </w:pPr>
      <w:r w:rsidRPr="0046222A">
        <w:rPr>
          <w:rFonts w:ascii="Times New Roman" w:hAnsi="Times New Roman" w:cs="Times New Roman"/>
          <w:sz w:val="24"/>
          <w:szCs w:val="24"/>
        </w:rPr>
        <w:t xml:space="preserve">Respected Madam, </w:t>
      </w:r>
    </w:p>
    <w:p w14:paraId="4B8BE4F6" w14:textId="77777777" w:rsidR="00BD02FD" w:rsidRPr="0046222A" w:rsidRDefault="00550D25" w:rsidP="00BD02FD">
      <w:pPr>
        <w:spacing w:before="120" w:after="120" w:line="276" w:lineRule="auto"/>
        <w:jc w:val="both"/>
        <w:rPr>
          <w:rFonts w:ascii="Times New Roman" w:hAnsi="Times New Roman" w:cs="Times New Roman"/>
          <w:sz w:val="24"/>
          <w:szCs w:val="24"/>
        </w:rPr>
      </w:pPr>
      <w:r w:rsidRPr="0046222A">
        <w:rPr>
          <w:rFonts w:ascii="Times New Roman" w:hAnsi="Times New Roman" w:cs="Times New Roman"/>
          <w:sz w:val="24"/>
          <w:szCs w:val="24"/>
        </w:rPr>
        <w:t xml:space="preserve">At the outset, MAIT wishes to formally place on record its sincere appreciation for the remarkable </w:t>
      </w:r>
      <w:r w:rsidR="00BD02FD" w:rsidRPr="0046222A">
        <w:rPr>
          <w:rFonts w:ascii="Times New Roman" w:hAnsi="Times New Roman" w:cs="Times New Roman"/>
          <w:sz w:val="24"/>
          <w:szCs w:val="24"/>
        </w:rPr>
        <w:t xml:space="preserve">measures taken by the Government of India </w:t>
      </w:r>
      <w:r w:rsidR="00FF527E" w:rsidRPr="0046222A">
        <w:rPr>
          <w:rFonts w:ascii="Times New Roman" w:hAnsi="Times New Roman" w:cs="Times New Roman"/>
          <w:sz w:val="24"/>
          <w:szCs w:val="24"/>
        </w:rPr>
        <w:t xml:space="preserve">on improving digital accessibility for persons with disabilities (PWDs). </w:t>
      </w:r>
      <w:r w:rsidRPr="0046222A">
        <w:rPr>
          <w:rFonts w:ascii="Times New Roman" w:hAnsi="Times New Roman" w:cs="Times New Roman"/>
          <w:sz w:val="24"/>
          <w:szCs w:val="24"/>
        </w:rPr>
        <w:t xml:space="preserve">Our members firmly believe that ensuring accessibility and fostering inclusion in the lives of persons with disabilities is not solely the responsibility of the Government, but a shared obligation of society as a whole. </w:t>
      </w:r>
    </w:p>
    <w:p w14:paraId="50DB7ED8" w14:textId="77777777" w:rsidR="005C17CD" w:rsidRPr="0046222A" w:rsidRDefault="00BD02FD" w:rsidP="00BD02FD">
      <w:pPr>
        <w:spacing w:before="120" w:after="120" w:line="276" w:lineRule="auto"/>
        <w:jc w:val="both"/>
        <w:rPr>
          <w:rFonts w:ascii="Times New Roman" w:hAnsi="Times New Roman" w:cs="Times New Roman"/>
          <w:sz w:val="24"/>
          <w:szCs w:val="24"/>
        </w:rPr>
      </w:pPr>
      <w:r w:rsidRPr="0046222A">
        <w:rPr>
          <w:rFonts w:ascii="Times New Roman" w:hAnsi="Times New Roman" w:cs="Times New Roman"/>
          <w:sz w:val="24"/>
          <w:szCs w:val="24"/>
        </w:rPr>
        <w:t>F</w:t>
      </w:r>
      <w:r w:rsidR="005C17CD" w:rsidRPr="0046222A">
        <w:rPr>
          <w:rFonts w:ascii="Times New Roman" w:hAnsi="Times New Roman" w:cs="Times New Roman"/>
          <w:sz w:val="24"/>
          <w:szCs w:val="24"/>
        </w:rPr>
        <w:t>or our member companies, accessibility remains a core business priority across all products and services. Accessibility is now embedded as a fundamental design principle from the earliest stages of product development, with designers and engineers working in close collaboration with users of varied abilities. This approach influences every facet of ICT product design—ranging from tactile remote-control buttons to AI-powered voice assistance features in smartphones and home appliances available in the Indian market.</w:t>
      </w:r>
    </w:p>
    <w:p w14:paraId="0F9DF745" w14:textId="77777777" w:rsidR="005C17CD" w:rsidRPr="0046222A" w:rsidRDefault="005C17CD" w:rsidP="00EF0729">
      <w:pPr>
        <w:spacing w:before="120" w:after="120" w:line="276" w:lineRule="auto"/>
        <w:jc w:val="both"/>
        <w:rPr>
          <w:rFonts w:ascii="Times New Roman" w:hAnsi="Times New Roman" w:cs="Times New Roman"/>
          <w:sz w:val="24"/>
          <w:szCs w:val="24"/>
        </w:rPr>
      </w:pPr>
      <w:r w:rsidRPr="0046222A">
        <w:rPr>
          <w:rFonts w:ascii="Times New Roman" w:hAnsi="Times New Roman" w:cs="Times New Roman"/>
          <w:sz w:val="24"/>
          <w:szCs w:val="24"/>
        </w:rPr>
        <w:t xml:space="preserve">In this context, and as a follow-up to our discussions during the meeting held on August 8th, we wish to present our key concerns and suggestions regarding the </w:t>
      </w:r>
      <w:r w:rsidR="00F14A42" w:rsidRPr="0046222A">
        <w:rPr>
          <w:rFonts w:ascii="Times New Roman" w:hAnsi="Times New Roman" w:cs="Times New Roman"/>
          <w:i/>
          <w:sz w:val="24"/>
          <w:szCs w:val="24"/>
        </w:rPr>
        <w:t>‘</w:t>
      </w:r>
      <w:r w:rsidRPr="0046222A">
        <w:rPr>
          <w:rFonts w:ascii="Times New Roman" w:hAnsi="Times New Roman" w:cs="Times New Roman"/>
          <w:i/>
          <w:sz w:val="24"/>
          <w:szCs w:val="24"/>
        </w:rPr>
        <w:t>Draft Accessibility Standards for the Information and Communication Technology (ICT) Sector</w:t>
      </w:r>
      <w:r w:rsidR="00F14A42" w:rsidRPr="0046222A">
        <w:rPr>
          <w:rFonts w:ascii="Times New Roman" w:hAnsi="Times New Roman" w:cs="Times New Roman"/>
          <w:i/>
          <w:sz w:val="24"/>
          <w:szCs w:val="24"/>
        </w:rPr>
        <w:t>’</w:t>
      </w:r>
      <w:r w:rsidRPr="0046222A">
        <w:rPr>
          <w:rFonts w:ascii="Times New Roman" w:hAnsi="Times New Roman" w:cs="Times New Roman"/>
          <w:i/>
          <w:sz w:val="24"/>
          <w:szCs w:val="24"/>
        </w:rPr>
        <w:t>.</w:t>
      </w:r>
      <w:r w:rsidRPr="0046222A">
        <w:rPr>
          <w:rFonts w:ascii="Times New Roman" w:hAnsi="Times New Roman" w:cs="Times New Roman"/>
          <w:sz w:val="24"/>
          <w:szCs w:val="24"/>
        </w:rPr>
        <w:t xml:space="preserve"> These draft standards were released for public consultation on 25 June 2025 by the Department of Empowerment of Persons with Disabilities (DEPWD).</w:t>
      </w:r>
    </w:p>
    <w:p w14:paraId="07B7AA2F" w14:textId="77777777" w:rsidR="00985023" w:rsidRPr="0046222A" w:rsidRDefault="00985023" w:rsidP="00EF0729">
      <w:pPr>
        <w:spacing w:before="120" w:after="120" w:line="276" w:lineRule="auto"/>
        <w:jc w:val="both"/>
        <w:rPr>
          <w:rFonts w:ascii="Times New Roman" w:hAnsi="Times New Roman" w:cs="Times New Roman"/>
          <w:sz w:val="24"/>
          <w:szCs w:val="24"/>
        </w:rPr>
      </w:pPr>
      <w:r w:rsidRPr="0046222A">
        <w:rPr>
          <w:rFonts w:ascii="Times New Roman" w:hAnsi="Times New Roman" w:cs="Times New Roman"/>
          <w:sz w:val="24"/>
          <w:szCs w:val="24"/>
        </w:rPr>
        <w:t xml:space="preserve">While these rules are well-intentioned, they may inadvertently give rise to certain unintended consequences, potentially resulting in an </w:t>
      </w:r>
      <w:r w:rsidR="00BD02FD" w:rsidRPr="0046222A">
        <w:rPr>
          <w:rFonts w:ascii="Times New Roman" w:hAnsi="Times New Roman" w:cs="Times New Roman"/>
          <w:sz w:val="24"/>
          <w:szCs w:val="24"/>
        </w:rPr>
        <w:t>onerous compliance burden for the electronics industry:</w:t>
      </w:r>
    </w:p>
    <w:p w14:paraId="2C087816" w14:textId="3B82ECF1" w:rsidR="00985023" w:rsidRPr="0046222A" w:rsidRDefault="00BD02FD" w:rsidP="00EF0729">
      <w:pPr>
        <w:spacing w:before="120" w:after="120" w:line="276" w:lineRule="auto"/>
        <w:jc w:val="both"/>
        <w:rPr>
          <w:rFonts w:ascii="Times New Roman" w:hAnsi="Times New Roman" w:cs="Times New Roman"/>
          <w:b/>
          <w:sz w:val="24"/>
          <w:szCs w:val="24"/>
          <w:u w:val="single"/>
        </w:rPr>
      </w:pPr>
      <w:r w:rsidRPr="0046222A">
        <w:rPr>
          <w:rFonts w:ascii="Times New Roman" w:hAnsi="Times New Roman" w:cs="Times New Roman"/>
          <w:b/>
          <w:sz w:val="24"/>
          <w:szCs w:val="24"/>
          <w:u w:val="single"/>
        </w:rPr>
        <w:t>Key O</w:t>
      </w:r>
      <w:r w:rsidR="00985023" w:rsidRPr="0046222A">
        <w:rPr>
          <w:rFonts w:ascii="Times New Roman" w:hAnsi="Times New Roman" w:cs="Times New Roman"/>
          <w:b/>
          <w:sz w:val="24"/>
          <w:szCs w:val="24"/>
          <w:u w:val="single"/>
        </w:rPr>
        <w:t>bligations as proposed in the draft Rules</w:t>
      </w:r>
    </w:p>
    <w:p w14:paraId="68974B84" w14:textId="520F3779" w:rsidR="00BF1AA3" w:rsidRPr="0046222A" w:rsidRDefault="00E4263F" w:rsidP="00656BC6">
      <w:pPr>
        <w:spacing w:before="120" w:after="120" w:line="276" w:lineRule="auto"/>
        <w:jc w:val="both"/>
        <w:rPr>
          <w:rFonts w:ascii="Times New Roman" w:hAnsi="Times New Roman" w:cs="Times New Roman"/>
          <w:b/>
          <w:sz w:val="24"/>
          <w:szCs w:val="24"/>
        </w:rPr>
      </w:pPr>
      <w:r w:rsidRPr="0046222A">
        <w:rPr>
          <w:rFonts w:ascii="Times New Roman" w:hAnsi="Times New Roman" w:cs="Times New Roman"/>
          <w:b/>
          <w:sz w:val="24"/>
          <w:szCs w:val="24"/>
        </w:rPr>
        <w:t>Scope</w:t>
      </w:r>
      <w:r w:rsidR="00656BC6">
        <w:rPr>
          <w:rFonts w:ascii="Times New Roman" w:hAnsi="Times New Roman" w:cs="Times New Roman"/>
          <w:b/>
          <w:sz w:val="24"/>
          <w:szCs w:val="24"/>
        </w:rPr>
        <w:t xml:space="preserve">: </w:t>
      </w:r>
      <w:r w:rsidR="00B314FD" w:rsidRPr="0046222A">
        <w:rPr>
          <w:rFonts w:ascii="Times New Roman" w:hAnsi="Times New Roman" w:cs="Times New Roman"/>
          <w:sz w:val="24"/>
          <w:szCs w:val="24"/>
        </w:rPr>
        <w:t>Pursuant to Section 40 of the Rights of Persons with Disabilities Act, 2016 (RPWDA), the draft standards outline non-negotiable requirements in addition to the comprehensive rules already prescribed and notified under Rule 15 of the Rights of Persons with Disabilities Rules, 2017 (as amended from time to time).</w:t>
      </w:r>
      <w:r w:rsidR="00647D34" w:rsidRPr="0046222A">
        <w:rPr>
          <w:rFonts w:ascii="Times New Roman" w:hAnsi="Times New Roman" w:cs="Times New Roman"/>
          <w:sz w:val="24"/>
          <w:szCs w:val="24"/>
        </w:rPr>
        <w:t xml:space="preserve"> The draft rules are </w:t>
      </w:r>
      <w:r w:rsidR="0060311C" w:rsidRPr="0046222A">
        <w:rPr>
          <w:rFonts w:ascii="Times New Roman" w:hAnsi="Times New Roman" w:cs="Times New Roman"/>
          <w:sz w:val="24"/>
          <w:szCs w:val="24"/>
        </w:rPr>
        <w:t>extensive and</w:t>
      </w:r>
      <w:r w:rsidR="00647D34" w:rsidRPr="0046222A">
        <w:rPr>
          <w:rFonts w:ascii="Times New Roman" w:hAnsi="Times New Roman" w:cs="Times New Roman"/>
          <w:sz w:val="24"/>
          <w:szCs w:val="24"/>
        </w:rPr>
        <w:t xml:space="preserve"> applicable across </w:t>
      </w:r>
      <w:r w:rsidR="0060311C" w:rsidRPr="0046222A">
        <w:rPr>
          <w:rFonts w:ascii="Times New Roman" w:hAnsi="Times New Roman" w:cs="Times New Roman"/>
          <w:sz w:val="24"/>
          <w:szCs w:val="24"/>
        </w:rPr>
        <w:t xml:space="preserve">all ICT products and services. </w:t>
      </w:r>
    </w:p>
    <w:p w14:paraId="30B10872" w14:textId="572C1ADB" w:rsidR="00090995" w:rsidRPr="00656BC6" w:rsidRDefault="00FA47FA" w:rsidP="00656BC6">
      <w:pPr>
        <w:pStyle w:val="ListParagraph"/>
        <w:spacing w:before="120" w:after="120" w:line="276" w:lineRule="auto"/>
        <w:ind w:left="0"/>
        <w:jc w:val="both"/>
        <w:rPr>
          <w:rFonts w:ascii="Times New Roman" w:hAnsi="Times New Roman" w:cs="Times New Roman"/>
          <w:b/>
        </w:rPr>
      </w:pPr>
      <w:r w:rsidRPr="0046222A">
        <w:rPr>
          <w:rFonts w:ascii="Times New Roman" w:hAnsi="Times New Roman" w:cs="Times New Roman"/>
          <w:b/>
        </w:rPr>
        <w:t>Requirement for Accessibility Conformance Report (ACR)</w:t>
      </w:r>
      <w:r w:rsidR="00656BC6">
        <w:rPr>
          <w:rFonts w:ascii="Times New Roman" w:hAnsi="Times New Roman" w:cs="Times New Roman"/>
          <w:b/>
        </w:rPr>
        <w:t xml:space="preserve">: </w:t>
      </w:r>
      <w:r w:rsidRPr="0046222A">
        <w:rPr>
          <w:rFonts w:ascii="Times New Roman" w:hAnsi="Times New Roman" w:cs="Times New Roman"/>
        </w:rPr>
        <w:t>The draft rules mandate that every establishment prepare an Accessibility Conformance Report (ACR) detailing the extent of conformance with IS 17802</w:t>
      </w:r>
      <w:r w:rsidR="001B358B" w:rsidRPr="0046222A">
        <w:rPr>
          <w:rFonts w:ascii="Times New Roman" w:hAnsi="Times New Roman" w:cs="Times New Roman"/>
        </w:rPr>
        <w:t xml:space="preserve"> (Part 1 and 2)</w:t>
      </w:r>
      <w:r w:rsidRPr="0046222A">
        <w:rPr>
          <w:rFonts w:ascii="Times New Roman" w:hAnsi="Times New Roman" w:cs="Times New Roman"/>
        </w:rPr>
        <w:t xml:space="preserve">. These ACRs must be updated </w:t>
      </w:r>
      <w:r w:rsidR="00BF1AA3" w:rsidRPr="0046222A">
        <w:rPr>
          <w:rFonts w:ascii="Times New Roman" w:hAnsi="Times New Roman" w:cs="Times New Roman"/>
        </w:rPr>
        <w:t>in the event of</w:t>
      </w:r>
      <w:r w:rsidRPr="0046222A">
        <w:rPr>
          <w:rFonts w:ascii="Times New Roman" w:hAnsi="Times New Roman" w:cs="Times New Roman"/>
        </w:rPr>
        <w:t xml:space="preserve"> substantial upgrades </w:t>
      </w:r>
      <w:r w:rsidR="00BF1AA3" w:rsidRPr="0046222A">
        <w:rPr>
          <w:rFonts w:ascii="Times New Roman" w:hAnsi="Times New Roman" w:cs="Times New Roman"/>
        </w:rPr>
        <w:t>that impact the accessibility of the product, service or content.</w:t>
      </w:r>
    </w:p>
    <w:p w14:paraId="221EEC1E" w14:textId="3E3F8528" w:rsidR="005B090E" w:rsidRPr="00656BC6" w:rsidRDefault="00FA47FA" w:rsidP="00BF1AA3">
      <w:pPr>
        <w:spacing w:before="120" w:after="120" w:line="276" w:lineRule="auto"/>
        <w:jc w:val="both"/>
        <w:rPr>
          <w:rFonts w:ascii="Times New Roman" w:hAnsi="Times New Roman" w:cs="Times New Roman"/>
          <w:b/>
          <w:sz w:val="24"/>
          <w:szCs w:val="24"/>
        </w:rPr>
      </w:pPr>
      <w:r w:rsidRPr="0046222A">
        <w:rPr>
          <w:rFonts w:ascii="Times New Roman" w:hAnsi="Times New Roman" w:cs="Times New Roman"/>
          <w:b/>
          <w:sz w:val="24"/>
          <w:szCs w:val="24"/>
        </w:rPr>
        <w:t>Timelines and Stringent Penalties</w:t>
      </w:r>
      <w:r w:rsidR="00656BC6">
        <w:rPr>
          <w:rFonts w:ascii="Times New Roman" w:hAnsi="Times New Roman" w:cs="Times New Roman"/>
          <w:b/>
          <w:sz w:val="24"/>
          <w:szCs w:val="24"/>
        </w:rPr>
        <w:t xml:space="preserve">: </w:t>
      </w:r>
      <w:r w:rsidRPr="0046222A">
        <w:rPr>
          <w:rFonts w:ascii="Times New Roman" w:hAnsi="Times New Roman" w:cs="Times New Roman"/>
          <w:sz w:val="24"/>
          <w:szCs w:val="24"/>
        </w:rPr>
        <w:t xml:space="preserve">All products and services falling within the ambit of sub-rule 1 of the draft rules will be required to comply with IS 17802 standards within six months. </w:t>
      </w:r>
      <w:r w:rsidRPr="0046222A">
        <w:rPr>
          <w:rFonts w:ascii="Times New Roman" w:hAnsi="Times New Roman" w:cs="Times New Roman"/>
          <w:sz w:val="24"/>
          <w:szCs w:val="24"/>
        </w:rPr>
        <w:lastRenderedPageBreak/>
        <w:t>Furthermore, the rules empower the Bureau of Indian Standards (BIS) to withhold, suspend, or cancel any licence or certificate of conformity (CML or R-number) for any ICT-based product, equipment, or hardware found to be in violation of the provisions.</w:t>
      </w:r>
      <w:r w:rsidR="0025433A" w:rsidRPr="0046222A">
        <w:rPr>
          <w:rFonts w:ascii="Times New Roman" w:hAnsi="Times New Roman" w:cs="Times New Roman"/>
          <w:sz w:val="24"/>
          <w:szCs w:val="24"/>
        </w:rPr>
        <w:t xml:space="preserve"> S</w:t>
      </w:r>
      <w:r w:rsidR="008D26FB" w:rsidRPr="0046222A">
        <w:rPr>
          <w:rFonts w:ascii="Times New Roman" w:hAnsi="Times New Roman" w:cs="Times New Roman"/>
          <w:sz w:val="24"/>
          <w:szCs w:val="24"/>
        </w:rPr>
        <w:t>uch stringent penalties, including cancellation of licenses, appears disproportionate. It must be noted that licenses</w:t>
      </w:r>
      <w:r w:rsidR="00320D4B" w:rsidRPr="0046222A">
        <w:rPr>
          <w:rFonts w:ascii="Times New Roman" w:hAnsi="Times New Roman" w:cs="Times New Roman"/>
          <w:sz w:val="24"/>
          <w:szCs w:val="24"/>
        </w:rPr>
        <w:t xml:space="preserve"> </w:t>
      </w:r>
      <w:r w:rsidR="008D26FB" w:rsidRPr="0046222A">
        <w:rPr>
          <w:rFonts w:ascii="Times New Roman" w:hAnsi="Times New Roman" w:cs="Times New Roman"/>
          <w:sz w:val="24"/>
          <w:szCs w:val="24"/>
        </w:rPr>
        <w:t>are granted only after rigorous</w:t>
      </w:r>
      <w:r w:rsidR="000D6FBD" w:rsidRPr="0046222A">
        <w:rPr>
          <w:rFonts w:ascii="Times New Roman" w:hAnsi="Times New Roman" w:cs="Times New Roman"/>
          <w:sz w:val="24"/>
          <w:szCs w:val="24"/>
        </w:rPr>
        <w:t xml:space="preserve"> due diligence by the concerned line ministry as well as BIS. </w:t>
      </w:r>
      <w:r w:rsidR="008D26FB" w:rsidRPr="0046222A">
        <w:rPr>
          <w:rFonts w:ascii="Times New Roman" w:hAnsi="Times New Roman" w:cs="Times New Roman"/>
          <w:sz w:val="24"/>
          <w:szCs w:val="24"/>
        </w:rPr>
        <w:t xml:space="preserve"> </w:t>
      </w:r>
    </w:p>
    <w:p w14:paraId="0C436F63" w14:textId="77777777" w:rsidR="00090995" w:rsidRPr="0046222A" w:rsidRDefault="00090995" w:rsidP="00FA47FA">
      <w:pPr>
        <w:spacing w:before="120" w:after="120" w:line="276" w:lineRule="auto"/>
        <w:jc w:val="both"/>
        <w:rPr>
          <w:rFonts w:ascii="Times New Roman" w:hAnsi="Times New Roman" w:cs="Times New Roman"/>
          <w:sz w:val="24"/>
          <w:szCs w:val="24"/>
        </w:rPr>
      </w:pPr>
    </w:p>
    <w:p w14:paraId="3CE6BED4" w14:textId="7C980541" w:rsidR="00E4263F" w:rsidRPr="0046222A" w:rsidRDefault="00F14A42" w:rsidP="00FA47FA">
      <w:pPr>
        <w:spacing w:before="120" w:after="120" w:line="276" w:lineRule="auto"/>
        <w:jc w:val="both"/>
        <w:rPr>
          <w:rFonts w:ascii="Times New Roman" w:hAnsi="Times New Roman" w:cs="Times New Roman"/>
          <w:b/>
          <w:sz w:val="24"/>
          <w:szCs w:val="24"/>
          <w:u w:val="single"/>
        </w:rPr>
      </w:pPr>
      <w:r w:rsidRPr="0046222A">
        <w:rPr>
          <w:rFonts w:ascii="Times New Roman" w:hAnsi="Times New Roman" w:cs="Times New Roman"/>
          <w:b/>
          <w:sz w:val="24"/>
          <w:szCs w:val="24"/>
          <w:u w:val="single"/>
        </w:rPr>
        <w:t xml:space="preserve">Recommendations </w:t>
      </w:r>
    </w:p>
    <w:p w14:paraId="32325490" w14:textId="6EBB25FC" w:rsidR="006351BD" w:rsidRPr="0046222A" w:rsidRDefault="00F14A42" w:rsidP="00DA194A">
      <w:pPr>
        <w:spacing w:before="120" w:after="120" w:line="276" w:lineRule="auto"/>
        <w:jc w:val="both"/>
        <w:rPr>
          <w:rFonts w:ascii="Times New Roman" w:hAnsi="Times New Roman" w:cs="Times New Roman"/>
          <w:sz w:val="24"/>
          <w:szCs w:val="24"/>
        </w:rPr>
      </w:pPr>
      <w:r w:rsidRPr="0046222A">
        <w:rPr>
          <w:rFonts w:ascii="Times New Roman" w:hAnsi="Times New Roman" w:cs="Times New Roman"/>
          <w:b/>
          <w:sz w:val="24"/>
          <w:szCs w:val="24"/>
        </w:rPr>
        <w:t>ACR</w:t>
      </w:r>
      <w:r w:rsidR="00DA194A" w:rsidRPr="0046222A">
        <w:rPr>
          <w:rFonts w:ascii="Times New Roman" w:hAnsi="Times New Roman" w:cs="Times New Roman"/>
          <w:b/>
          <w:sz w:val="24"/>
          <w:szCs w:val="24"/>
        </w:rPr>
        <w:t xml:space="preserve"> to be submitted digitally: </w:t>
      </w:r>
      <w:r w:rsidR="006351BD" w:rsidRPr="0046222A">
        <w:rPr>
          <w:rFonts w:ascii="Times New Roman" w:hAnsi="Times New Roman" w:cs="Times New Roman"/>
          <w:sz w:val="24"/>
          <w:szCs w:val="24"/>
        </w:rPr>
        <w:t xml:space="preserve">The requirement to submit an ACR is acknowledged and understood as a self-declaration of conformity. </w:t>
      </w:r>
      <w:r w:rsidR="00DA194A" w:rsidRPr="0046222A">
        <w:rPr>
          <w:rFonts w:ascii="Times New Roman" w:hAnsi="Times New Roman" w:cs="Times New Roman"/>
          <w:sz w:val="24"/>
          <w:szCs w:val="24"/>
        </w:rPr>
        <w:t>This should be acceptable in digital format, including through QR codes. I</w:t>
      </w:r>
      <w:r w:rsidR="00320D4B" w:rsidRPr="0046222A">
        <w:rPr>
          <w:rFonts w:ascii="Times New Roman" w:hAnsi="Times New Roman" w:cs="Times New Roman"/>
          <w:sz w:val="24"/>
          <w:szCs w:val="24"/>
        </w:rPr>
        <w:t>t would be appropriate to explicitly provide for this</w:t>
      </w:r>
      <w:r w:rsidR="006351BD" w:rsidRPr="0046222A">
        <w:rPr>
          <w:rFonts w:ascii="Times New Roman" w:hAnsi="Times New Roman" w:cs="Times New Roman"/>
          <w:sz w:val="24"/>
          <w:szCs w:val="24"/>
        </w:rPr>
        <w:t xml:space="preserve">. </w:t>
      </w:r>
      <w:r w:rsidR="00320D4B" w:rsidRPr="0046222A">
        <w:rPr>
          <w:rFonts w:ascii="Times New Roman" w:hAnsi="Times New Roman" w:cs="Times New Roman"/>
          <w:sz w:val="24"/>
          <w:szCs w:val="24"/>
        </w:rPr>
        <w:t>R</w:t>
      </w:r>
      <w:r w:rsidR="006351BD" w:rsidRPr="0046222A">
        <w:rPr>
          <w:rFonts w:ascii="Times New Roman" w:hAnsi="Times New Roman" w:cs="Times New Roman"/>
          <w:sz w:val="24"/>
          <w:szCs w:val="24"/>
        </w:rPr>
        <w:t>eference may be drawn from the Legal Metrology (Packaged Commodities) Rules (Second Amendment), 2022, which permit the use of QR codes on electronic product packaging to provide additional information</w:t>
      </w:r>
      <w:r w:rsidR="00DA194A" w:rsidRPr="0046222A">
        <w:rPr>
          <w:rFonts w:ascii="Times New Roman" w:hAnsi="Times New Roman" w:cs="Times New Roman"/>
          <w:sz w:val="24"/>
          <w:szCs w:val="24"/>
        </w:rPr>
        <w:t>,</w:t>
      </w:r>
      <w:r w:rsidR="00320D4B" w:rsidRPr="0046222A">
        <w:rPr>
          <w:rFonts w:ascii="Times New Roman" w:hAnsi="Times New Roman" w:cs="Times New Roman"/>
          <w:sz w:val="24"/>
          <w:szCs w:val="24"/>
        </w:rPr>
        <w:t xml:space="preserve"> </w:t>
      </w:r>
      <w:r w:rsidR="006351BD" w:rsidRPr="0046222A">
        <w:rPr>
          <w:rFonts w:ascii="Times New Roman" w:hAnsi="Times New Roman" w:cs="Times New Roman"/>
          <w:sz w:val="24"/>
          <w:szCs w:val="24"/>
        </w:rPr>
        <w:t>thereby reducing the reliance on physical labels while ensuring consumers have access to all essential product details.</w:t>
      </w:r>
    </w:p>
    <w:p w14:paraId="3E76F54D" w14:textId="77777777" w:rsidR="0046222A" w:rsidRPr="0046222A" w:rsidRDefault="00DA194A" w:rsidP="0046222A">
      <w:pPr>
        <w:spacing w:before="120" w:after="120" w:line="276" w:lineRule="auto"/>
        <w:jc w:val="both"/>
        <w:rPr>
          <w:rFonts w:ascii="Times New Roman" w:hAnsi="Times New Roman" w:cs="Times New Roman"/>
          <w:b/>
          <w:bCs/>
          <w:sz w:val="24"/>
          <w:szCs w:val="24"/>
        </w:rPr>
      </w:pPr>
      <w:r w:rsidRPr="0046222A">
        <w:rPr>
          <w:rFonts w:ascii="Times New Roman" w:hAnsi="Times New Roman" w:cs="Times New Roman"/>
          <w:b/>
          <w:sz w:val="24"/>
          <w:szCs w:val="24"/>
        </w:rPr>
        <w:t>U</w:t>
      </w:r>
      <w:r w:rsidR="00DE46B2" w:rsidRPr="0046222A">
        <w:rPr>
          <w:rFonts w:ascii="Times New Roman" w:hAnsi="Times New Roman" w:cs="Times New Roman"/>
          <w:b/>
          <w:sz w:val="24"/>
          <w:szCs w:val="24"/>
        </w:rPr>
        <w:t>pdates</w:t>
      </w:r>
      <w:r w:rsidRPr="0046222A">
        <w:rPr>
          <w:rFonts w:ascii="Times New Roman" w:hAnsi="Times New Roman" w:cs="Times New Roman"/>
          <w:b/>
          <w:sz w:val="24"/>
          <w:szCs w:val="24"/>
        </w:rPr>
        <w:t xml:space="preserve"> to ACR</w:t>
      </w:r>
      <w:r w:rsidR="00DE46B2" w:rsidRPr="0046222A">
        <w:rPr>
          <w:rFonts w:ascii="Times New Roman" w:hAnsi="Times New Roman" w:cs="Times New Roman"/>
          <w:b/>
          <w:sz w:val="24"/>
          <w:szCs w:val="24"/>
        </w:rPr>
        <w:t>:</w:t>
      </w:r>
      <w:r w:rsidRPr="0046222A">
        <w:rPr>
          <w:rFonts w:ascii="Times New Roman" w:hAnsi="Times New Roman" w:cs="Times New Roman"/>
          <w:sz w:val="24"/>
          <w:szCs w:val="24"/>
        </w:rPr>
        <w:t xml:space="preserve"> It is understood from the Rules that ACRs are required to be updated only in the case of a change in the product or service functionality that may impact the accessibility of the same. Routine software upgrades, including security patches or periodic updates that do not change the functionality of the product service from the accessibility perspective do not require changes in ACR. It would be desirable for this to be clearly called out in the rules. </w:t>
      </w:r>
    </w:p>
    <w:p w14:paraId="4FE2E7A9" w14:textId="061B29F7" w:rsidR="006351BD" w:rsidRDefault="00F14A42" w:rsidP="0046222A">
      <w:pPr>
        <w:spacing w:before="120" w:after="120" w:line="276" w:lineRule="auto"/>
        <w:jc w:val="both"/>
        <w:rPr>
          <w:rFonts w:ascii="Times New Roman" w:hAnsi="Times New Roman" w:cs="Times New Roman"/>
          <w:sz w:val="24"/>
          <w:szCs w:val="24"/>
        </w:rPr>
      </w:pPr>
      <w:r w:rsidRPr="0046222A">
        <w:rPr>
          <w:rFonts w:ascii="Times New Roman" w:hAnsi="Times New Roman" w:cs="Times New Roman"/>
          <w:b/>
          <w:sz w:val="24"/>
          <w:szCs w:val="24"/>
        </w:rPr>
        <w:t>VPAT format</w:t>
      </w:r>
      <w:r w:rsidR="00656BC6">
        <w:rPr>
          <w:rFonts w:ascii="Times New Roman" w:hAnsi="Times New Roman" w:cs="Times New Roman"/>
          <w:b/>
          <w:sz w:val="24"/>
          <w:szCs w:val="24"/>
        </w:rPr>
        <w:t xml:space="preserve"> of ACR</w:t>
      </w:r>
      <w:r w:rsidR="00320D4B" w:rsidRPr="0046222A">
        <w:rPr>
          <w:rFonts w:ascii="Times New Roman" w:hAnsi="Times New Roman" w:cs="Times New Roman"/>
          <w:b/>
          <w:kern w:val="2"/>
          <w:sz w:val="24"/>
          <w:szCs w:val="24"/>
          <w:lang w:val="en-IN"/>
          <w14:ligatures w14:val="standardContextual"/>
        </w:rPr>
        <w:t>:</w:t>
      </w:r>
      <w:r w:rsidR="00C23111" w:rsidRPr="0046222A">
        <w:rPr>
          <w:rFonts w:ascii="Times New Roman" w:hAnsi="Times New Roman" w:cs="Times New Roman"/>
          <w:sz w:val="24"/>
          <w:szCs w:val="24"/>
        </w:rPr>
        <w:t xml:space="preserve"> The rules indicate that the Accessibility Conformance Report (ACR) should follow the structure of a Voluntary Product Accessibility Template (VPAT). </w:t>
      </w:r>
      <w:r w:rsidR="00320D4B" w:rsidRPr="0046222A">
        <w:rPr>
          <w:rFonts w:ascii="Times New Roman" w:hAnsi="Times New Roman" w:cs="Times New Roman"/>
          <w:sz w:val="24"/>
          <w:szCs w:val="24"/>
        </w:rPr>
        <w:t>T</w:t>
      </w:r>
      <w:r w:rsidR="00C23111" w:rsidRPr="0046222A">
        <w:rPr>
          <w:rFonts w:ascii="Times New Roman" w:hAnsi="Times New Roman" w:cs="Times New Roman"/>
          <w:sz w:val="24"/>
          <w:szCs w:val="24"/>
        </w:rPr>
        <w:t>here is currently no standard format notified by MeitY for this purpose</w:t>
      </w:r>
      <w:r w:rsidR="00320D4B" w:rsidRPr="0046222A">
        <w:rPr>
          <w:rFonts w:ascii="Times New Roman" w:hAnsi="Times New Roman" w:cs="Times New Roman"/>
          <w:sz w:val="24"/>
          <w:szCs w:val="24"/>
        </w:rPr>
        <w:t xml:space="preserve">. </w:t>
      </w:r>
      <w:r w:rsidR="00927E84" w:rsidRPr="0046222A">
        <w:rPr>
          <w:rFonts w:ascii="Times New Roman" w:hAnsi="Times New Roman" w:cs="Times New Roman"/>
          <w:sz w:val="24"/>
          <w:szCs w:val="24"/>
        </w:rPr>
        <w:t>Keeping in mind that this is a voluntary disclosure</w:t>
      </w:r>
      <w:r w:rsidR="00320D4B" w:rsidRPr="0046222A">
        <w:rPr>
          <w:rFonts w:ascii="Times New Roman" w:hAnsi="Times New Roman" w:cs="Times New Roman"/>
          <w:sz w:val="24"/>
          <w:szCs w:val="24"/>
        </w:rPr>
        <w:t>, i</w:t>
      </w:r>
      <w:r w:rsidR="00C23111" w:rsidRPr="0046222A">
        <w:rPr>
          <w:rFonts w:ascii="Times New Roman" w:hAnsi="Times New Roman" w:cs="Times New Roman"/>
          <w:sz w:val="24"/>
          <w:szCs w:val="24"/>
        </w:rPr>
        <w:t xml:space="preserve">t is proposed that the industry </w:t>
      </w:r>
      <w:r w:rsidR="009961F8" w:rsidRPr="0046222A">
        <w:rPr>
          <w:rFonts w:ascii="Times New Roman" w:hAnsi="Times New Roman" w:cs="Times New Roman"/>
          <w:sz w:val="24"/>
          <w:szCs w:val="24"/>
        </w:rPr>
        <w:t>be allowed to use</w:t>
      </w:r>
      <w:r w:rsidR="00320D4B" w:rsidRPr="0046222A">
        <w:rPr>
          <w:rFonts w:ascii="Times New Roman" w:hAnsi="Times New Roman" w:cs="Times New Roman"/>
          <w:sz w:val="24"/>
          <w:szCs w:val="24"/>
        </w:rPr>
        <w:t xml:space="preserve"> a format of their choice, </w:t>
      </w:r>
      <w:r w:rsidR="00927E84" w:rsidRPr="0046222A">
        <w:rPr>
          <w:rFonts w:ascii="Times New Roman" w:hAnsi="Times New Roman" w:cs="Times New Roman"/>
          <w:sz w:val="24"/>
          <w:szCs w:val="24"/>
        </w:rPr>
        <w:t>on the lines of a</w:t>
      </w:r>
      <w:r w:rsidR="00C23111" w:rsidRPr="0046222A">
        <w:rPr>
          <w:rFonts w:ascii="Times New Roman" w:hAnsi="Times New Roman" w:cs="Times New Roman"/>
          <w:sz w:val="24"/>
          <w:szCs w:val="24"/>
        </w:rPr>
        <w:t xml:space="preserve"> template</w:t>
      </w:r>
      <w:r w:rsidR="009961F8" w:rsidRPr="0046222A">
        <w:rPr>
          <w:rFonts w:ascii="Times New Roman" w:hAnsi="Times New Roman" w:cs="Times New Roman"/>
          <w:sz w:val="24"/>
          <w:szCs w:val="24"/>
        </w:rPr>
        <w:t xml:space="preserve"> widely accepted around the world</w:t>
      </w:r>
      <w:r w:rsidR="002B74B2" w:rsidRPr="0046222A">
        <w:rPr>
          <w:rFonts w:ascii="Times New Roman" w:hAnsi="Times New Roman" w:cs="Times New Roman"/>
          <w:sz w:val="24"/>
          <w:szCs w:val="24"/>
        </w:rPr>
        <w:t xml:space="preserve"> or accept the VPAT report already tested and complied with EU or US standards</w:t>
      </w:r>
      <w:r w:rsidR="00927E84" w:rsidRPr="0046222A">
        <w:rPr>
          <w:rFonts w:ascii="Times New Roman" w:hAnsi="Times New Roman" w:cs="Times New Roman"/>
          <w:sz w:val="24"/>
          <w:szCs w:val="24"/>
        </w:rPr>
        <w:t>. One such example is t</w:t>
      </w:r>
      <w:r w:rsidR="009961F8" w:rsidRPr="0046222A">
        <w:rPr>
          <w:rFonts w:ascii="Times New Roman" w:hAnsi="Times New Roman" w:cs="Times New Roman"/>
          <w:sz w:val="24"/>
          <w:szCs w:val="24"/>
        </w:rPr>
        <w:t>he one</w:t>
      </w:r>
      <w:r w:rsidR="00C23111" w:rsidRPr="0046222A">
        <w:rPr>
          <w:rFonts w:ascii="Times New Roman" w:hAnsi="Times New Roman" w:cs="Times New Roman"/>
          <w:sz w:val="24"/>
          <w:szCs w:val="24"/>
        </w:rPr>
        <w:t xml:space="preserve"> issued by the Information Technology Industry Council (ITIC) and adopted by governments across regions including the EU and the USA</w:t>
      </w:r>
      <w:r w:rsidR="00927E84" w:rsidRPr="0046222A">
        <w:rPr>
          <w:rFonts w:ascii="Times New Roman" w:hAnsi="Times New Roman" w:cs="Times New Roman"/>
          <w:sz w:val="24"/>
          <w:szCs w:val="24"/>
        </w:rPr>
        <w:t xml:space="preserve"> (copy attached)</w:t>
      </w:r>
      <w:r w:rsidR="00C23111" w:rsidRPr="0046222A">
        <w:rPr>
          <w:rFonts w:ascii="Times New Roman" w:hAnsi="Times New Roman" w:cs="Times New Roman"/>
          <w:sz w:val="24"/>
          <w:szCs w:val="24"/>
        </w:rPr>
        <w:t>.</w:t>
      </w:r>
    </w:p>
    <w:p w14:paraId="6F4A3954" w14:textId="39915F48" w:rsidR="009116D7" w:rsidRDefault="0046222A" w:rsidP="0046222A">
      <w:pPr>
        <w:spacing w:before="120" w:after="120"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Implementation Timeline: </w:t>
      </w:r>
      <w:r>
        <w:rPr>
          <w:rFonts w:ascii="Times New Roman" w:hAnsi="Times New Roman" w:cs="Times New Roman"/>
          <w:bCs/>
          <w:sz w:val="24"/>
          <w:szCs w:val="24"/>
        </w:rPr>
        <w:t>The rules currently prescribe a 6</w:t>
      </w:r>
      <w:r w:rsidR="00656BC6">
        <w:rPr>
          <w:rFonts w:ascii="Times New Roman" w:hAnsi="Times New Roman" w:cs="Times New Roman"/>
          <w:bCs/>
          <w:sz w:val="24"/>
          <w:szCs w:val="24"/>
        </w:rPr>
        <w:t>-</w:t>
      </w:r>
      <w:r>
        <w:rPr>
          <w:rFonts w:ascii="Times New Roman" w:hAnsi="Times New Roman" w:cs="Times New Roman"/>
          <w:bCs/>
          <w:sz w:val="24"/>
          <w:szCs w:val="24"/>
        </w:rPr>
        <w:t xml:space="preserve">month timeline for implementation. </w:t>
      </w:r>
      <w:r w:rsidRPr="0022436F">
        <w:rPr>
          <w:rFonts w:ascii="Times New Roman" w:hAnsi="Times New Roman" w:cs="Times New Roman"/>
          <w:bCs/>
          <w:strike/>
          <w:sz w:val="24"/>
          <w:szCs w:val="24"/>
          <w:rPrChange w:id="0" w:author="Arvind Gupta" w:date="2025-08-26T15:34:00Z" w16du:dateUtc="2025-08-26T10:04:00Z">
            <w:rPr>
              <w:rFonts w:ascii="Times New Roman" w:hAnsi="Times New Roman" w:cs="Times New Roman"/>
              <w:bCs/>
              <w:sz w:val="24"/>
              <w:szCs w:val="24"/>
            </w:rPr>
          </w:rPrChange>
        </w:rPr>
        <w:t>This may be extended to at least 18 months</w:t>
      </w:r>
      <w:r w:rsidR="00F72492" w:rsidRPr="0022436F">
        <w:rPr>
          <w:rFonts w:ascii="Times New Roman" w:hAnsi="Times New Roman" w:cs="Times New Roman"/>
          <w:bCs/>
          <w:strike/>
          <w:sz w:val="24"/>
          <w:szCs w:val="24"/>
          <w:rPrChange w:id="1" w:author="Arvind Gupta" w:date="2025-08-26T15:34:00Z" w16du:dateUtc="2025-08-26T10:04:00Z">
            <w:rPr>
              <w:rFonts w:ascii="Times New Roman" w:hAnsi="Times New Roman" w:cs="Times New Roman"/>
              <w:bCs/>
              <w:sz w:val="24"/>
              <w:szCs w:val="24"/>
            </w:rPr>
          </w:rPrChange>
        </w:rPr>
        <w:t xml:space="preserve"> (after industry consultations)</w:t>
      </w:r>
      <w:r w:rsidRPr="0022436F">
        <w:rPr>
          <w:rFonts w:ascii="Times New Roman" w:hAnsi="Times New Roman" w:cs="Times New Roman"/>
          <w:bCs/>
          <w:strike/>
          <w:sz w:val="24"/>
          <w:szCs w:val="24"/>
          <w:rPrChange w:id="2" w:author="Arvind Gupta" w:date="2025-08-26T15:34:00Z" w16du:dateUtc="2025-08-26T10:04:00Z">
            <w:rPr>
              <w:rFonts w:ascii="Times New Roman" w:hAnsi="Times New Roman" w:cs="Times New Roman"/>
              <w:bCs/>
              <w:sz w:val="24"/>
              <w:szCs w:val="24"/>
            </w:rPr>
          </w:rPrChange>
        </w:rPr>
        <w:t>, to ensure sufficient time for compliance</w:t>
      </w:r>
      <w:r>
        <w:rPr>
          <w:rFonts w:ascii="Times New Roman" w:hAnsi="Times New Roman" w:cs="Times New Roman"/>
          <w:bCs/>
          <w:sz w:val="24"/>
          <w:szCs w:val="24"/>
        </w:rPr>
        <w:t xml:space="preserve">. </w:t>
      </w:r>
      <w:ins w:id="3" w:author="Arvind Gupta" w:date="2025-08-26T15:34:00Z" w16du:dateUtc="2025-08-26T10:04:00Z">
        <w:r w:rsidR="0022436F">
          <w:rPr>
            <w:rFonts w:ascii="Times New Roman" w:hAnsi="Times New Roman" w:cs="Times New Roman"/>
            <w:bCs/>
            <w:sz w:val="24"/>
            <w:szCs w:val="24"/>
          </w:rPr>
          <w:t xml:space="preserve">Implementation </w:t>
        </w:r>
      </w:ins>
      <w:ins w:id="4" w:author="Arvind Gupta" w:date="2025-08-26T15:36:00Z" w16du:dateUtc="2025-08-26T10:06:00Z">
        <w:r w:rsidR="0022436F">
          <w:rPr>
            <w:rFonts w:ascii="Times New Roman" w:hAnsi="Times New Roman" w:cs="Times New Roman"/>
            <w:bCs/>
            <w:sz w:val="24"/>
            <w:szCs w:val="24"/>
          </w:rPr>
          <w:t>timeline</w:t>
        </w:r>
      </w:ins>
      <w:ins w:id="5" w:author="Arvind Gupta" w:date="2025-08-26T15:35:00Z" w16du:dateUtc="2025-08-26T10:05:00Z">
        <w:r w:rsidR="0022436F">
          <w:rPr>
            <w:rFonts w:ascii="Times New Roman" w:hAnsi="Times New Roman" w:cs="Times New Roman"/>
            <w:bCs/>
            <w:sz w:val="24"/>
            <w:szCs w:val="24"/>
          </w:rPr>
          <w:t xml:space="preserve"> should be decided after </w:t>
        </w:r>
      </w:ins>
      <w:ins w:id="6" w:author="Arvind Gupta" w:date="2025-08-26T15:37:00Z" w16du:dateUtc="2025-08-26T10:07:00Z">
        <w:r w:rsidR="0022436F">
          <w:rPr>
            <w:rFonts w:ascii="Times New Roman" w:hAnsi="Times New Roman" w:cs="Times New Roman"/>
            <w:bCs/>
            <w:sz w:val="24"/>
            <w:szCs w:val="24"/>
          </w:rPr>
          <w:t xml:space="preserve">feasibility study and scope </w:t>
        </w:r>
      </w:ins>
      <w:r w:rsidR="0022436F">
        <w:rPr>
          <w:rFonts w:ascii="Times New Roman" w:hAnsi="Times New Roman" w:cs="Times New Roman"/>
          <w:bCs/>
          <w:sz w:val="24"/>
          <w:szCs w:val="24"/>
        </w:rPr>
        <w:t>finalization.</w:t>
      </w:r>
      <w:del w:id="7" w:author="Arvind Gupta" w:date="2025-08-26T15:48:00Z" w16du:dateUtc="2025-08-26T10:18:00Z">
        <w:r w:rsidR="0022436F" w:rsidRPr="0022436F" w:rsidDel="0022436F">
          <w:rPr>
            <w:rFonts w:ascii="Times New Roman" w:hAnsi="Times New Roman" w:cs="Times New Roman"/>
            <w:sz w:val="24"/>
            <w:szCs w:val="24"/>
          </w:rPr>
          <w:delText xml:space="preserve"> Given the intricate nature of ICT products and services, making a timeline decision without any industry consultation will hinder the EoDB goal</w:delText>
        </w:r>
      </w:del>
      <w:ins w:id="8" w:author="Arvind Gupta" w:date="2025-08-26T15:48:00Z" w16du:dateUtc="2025-08-26T10:18:00Z">
        <w:r w:rsidR="0022436F">
          <w:rPr>
            <w:rFonts w:ascii="Times New Roman" w:hAnsi="Times New Roman" w:cs="Times New Roman"/>
            <w:sz w:val="24"/>
            <w:szCs w:val="24"/>
          </w:rPr>
          <w:t xml:space="preserve"> </w:t>
        </w:r>
        <w:r w:rsidR="0022436F" w:rsidRPr="0022436F">
          <w:rPr>
            <w:rFonts w:ascii="Times New Roman" w:hAnsi="Times New Roman" w:cs="Times New Roman"/>
            <w:sz w:val="24"/>
            <w:szCs w:val="24"/>
          </w:rPr>
          <w:t xml:space="preserve">Given the intricate nature of ICT products and services, making a timeline decision without any industry consultation will </w:t>
        </w:r>
      </w:ins>
      <w:ins w:id="9" w:author="Arvind Gupta" w:date="2025-08-26T15:54:00Z" w16du:dateUtc="2025-08-26T10:24:00Z">
        <w:r w:rsidR="00FF4353">
          <w:rPr>
            <w:rFonts w:ascii="Times New Roman" w:hAnsi="Times New Roman" w:cs="Times New Roman"/>
            <w:sz w:val="24"/>
            <w:szCs w:val="24"/>
          </w:rPr>
          <w:t xml:space="preserve">burden the industry and </w:t>
        </w:r>
      </w:ins>
      <w:ins w:id="10" w:author="Arvind Gupta" w:date="2025-08-26T15:48:00Z" w16du:dateUtc="2025-08-26T10:18:00Z">
        <w:r w:rsidR="0022436F" w:rsidRPr="0022436F">
          <w:rPr>
            <w:rFonts w:ascii="Times New Roman" w:hAnsi="Times New Roman" w:cs="Times New Roman"/>
            <w:sz w:val="24"/>
            <w:szCs w:val="24"/>
          </w:rPr>
          <w:t xml:space="preserve">hinder the </w:t>
        </w:r>
        <w:proofErr w:type="spellStart"/>
        <w:r w:rsidR="0022436F" w:rsidRPr="0022436F">
          <w:rPr>
            <w:rFonts w:ascii="Times New Roman" w:hAnsi="Times New Roman" w:cs="Times New Roman"/>
            <w:sz w:val="24"/>
            <w:szCs w:val="24"/>
          </w:rPr>
          <w:t>EoDB</w:t>
        </w:r>
        <w:proofErr w:type="spellEnd"/>
        <w:r w:rsidR="0022436F" w:rsidRPr="0022436F">
          <w:rPr>
            <w:rFonts w:ascii="Times New Roman" w:hAnsi="Times New Roman" w:cs="Times New Roman"/>
            <w:sz w:val="24"/>
            <w:szCs w:val="24"/>
          </w:rPr>
          <w:t xml:space="preserve"> goal</w:t>
        </w:r>
        <w:r w:rsidR="0022436F">
          <w:rPr>
            <w:rFonts w:ascii="Times New Roman" w:hAnsi="Times New Roman" w:cs="Times New Roman"/>
            <w:sz w:val="24"/>
            <w:szCs w:val="24"/>
          </w:rPr>
          <w:t>.</w:t>
        </w:r>
      </w:ins>
      <w:del w:id="11" w:author="Arvind Gupta" w:date="2025-08-26T15:48:00Z" w16du:dateUtc="2025-08-26T10:18:00Z">
        <w:r w:rsidR="0022436F" w:rsidDel="0022436F">
          <w:rPr>
            <w:rFonts w:ascii="Times New Roman" w:hAnsi="Times New Roman" w:cs="Times New Roman"/>
            <w:sz w:val="24"/>
            <w:szCs w:val="24"/>
          </w:rPr>
          <w:delText>.</w:delText>
        </w:r>
      </w:del>
      <w:del w:id="12" w:author="Arvind Gupta" w:date="2025-08-26T15:46:00Z" w16du:dateUtc="2025-08-26T10:16:00Z">
        <w:r w:rsidR="0022436F" w:rsidRPr="0022436F" w:rsidDel="0022436F">
          <w:rPr>
            <w:rFonts w:ascii="Times New Roman" w:hAnsi="Times New Roman" w:cs="Times New Roman"/>
            <w:color w:val="000000"/>
            <w:sz w:val="32"/>
            <w:szCs w:val="32"/>
            <w:lang w:val="en-GB"/>
          </w:rPr>
          <w:delText xml:space="preserve"> </w:delText>
        </w:r>
        <w:r w:rsidR="0022436F" w:rsidRPr="0022436F" w:rsidDel="0022436F">
          <w:rPr>
            <w:rFonts w:ascii="Times New Roman" w:hAnsi="Times New Roman" w:cs="Times New Roman"/>
            <w:sz w:val="24"/>
            <w:szCs w:val="24"/>
          </w:rPr>
          <w:delText>Given the intricate nature of ICT products and services, making a timeline decision without any industry consultation will hinder the EoDB goal.</w:delText>
        </w:r>
      </w:del>
      <w:del w:id="13" w:author="Arvind Gupta" w:date="2025-08-26T15:47:00Z" w16du:dateUtc="2025-08-26T10:17:00Z">
        <w:r w:rsidR="0022436F" w:rsidDel="0022436F">
          <w:rPr>
            <w:rFonts w:ascii="Times New Roman" w:hAnsi="Times New Roman" w:cs="Times New Roman"/>
            <w:bCs/>
            <w:sz w:val="24"/>
            <w:szCs w:val="24"/>
          </w:rPr>
          <w:delText xml:space="preserve"> </w:delText>
        </w:r>
      </w:del>
      <w:ins w:id="14" w:author="Arvind Gupta" w:date="2025-08-26T15:37:00Z" w16du:dateUtc="2025-08-26T10:07:00Z">
        <w:r w:rsidR="0022436F">
          <w:rPr>
            <w:rFonts w:ascii="Times New Roman" w:hAnsi="Times New Roman" w:cs="Times New Roman"/>
            <w:bCs/>
            <w:sz w:val="24"/>
            <w:szCs w:val="24"/>
          </w:rPr>
          <w:t xml:space="preserve"> </w:t>
        </w:r>
      </w:ins>
      <w:ins w:id="15" w:author="Arvind Gupta" w:date="2025-08-26T15:38:00Z" w16du:dateUtc="2025-08-26T10:08:00Z">
        <w:r w:rsidR="0022436F" w:rsidRPr="0046222A">
          <w:rPr>
            <w:rFonts w:ascii="Times New Roman" w:hAnsi="Times New Roman" w:cs="Times New Roman"/>
            <w:sz w:val="24"/>
            <w:szCs w:val="24"/>
          </w:rPr>
          <w:t>We</w:t>
        </w:r>
      </w:ins>
      <w:r w:rsidR="009116D7" w:rsidRPr="0046222A">
        <w:rPr>
          <w:rFonts w:ascii="Times New Roman" w:hAnsi="Times New Roman" w:cs="Times New Roman"/>
          <w:sz w:val="24"/>
          <w:szCs w:val="24"/>
        </w:rPr>
        <w:t xml:space="preserve"> recommend that the Draft Rules incorporate a liberalised implementation timeline, structured based on product categories, deployment environment, and the consumer-facing nature of ICT products, services, or digital content. This may include differentiated timelines for new launches based on the impact of the ICT product or service on consumers. This approach will ensure meaningful compliance without disrupting business activities. </w:t>
      </w:r>
      <w:ins w:id="16" w:author="Arvind Gupta" w:date="2025-08-26T15:37:00Z" w16du:dateUtc="2025-08-26T10:07:00Z">
        <w:r w:rsidR="0022436F">
          <w:rPr>
            <w:rFonts w:ascii="Times New Roman" w:hAnsi="Times New Roman" w:cs="Times New Roman"/>
            <w:bCs/>
            <w:sz w:val="24"/>
            <w:szCs w:val="24"/>
          </w:rPr>
          <w:t xml:space="preserve">Hence It is requested </w:t>
        </w:r>
      </w:ins>
      <w:proofErr w:type="spellStart"/>
      <w:r w:rsidR="0022436F">
        <w:rPr>
          <w:rFonts w:ascii="Times New Roman" w:hAnsi="Times New Roman" w:cs="Times New Roman"/>
          <w:bCs/>
          <w:sz w:val="24"/>
          <w:szCs w:val="24"/>
        </w:rPr>
        <w:t>MeitY</w:t>
      </w:r>
      <w:proofErr w:type="spellEnd"/>
      <w:r w:rsidR="0022436F">
        <w:rPr>
          <w:rFonts w:ascii="Times New Roman" w:hAnsi="Times New Roman" w:cs="Times New Roman"/>
          <w:bCs/>
          <w:sz w:val="24"/>
          <w:szCs w:val="24"/>
        </w:rPr>
        <w:t xml:space="preserve"> </w:t>
      </w:r>
      <w:ins w:id="17" w:author="Arvind Gupta" w:date="2025-08-26T15:49:00Z" w16du:dateUtc="2025-08-26T10:19:00Z">
        <w:r w:rsidR="0022436F">
          <w:rPr>
            <w:rFonts w:ascii="Times New Roman" w:hAnsi="Times New Roman" w:cs="Times New Roman"/>
            <w:bCs/>
            <w:sz w:val="24"/>
            <w:szCs w:val="24"/>
          </w:rPr>
          <w:t xml:space="preserve">to have </w:t>
        </w:r>
        <w:r w:rsidR="0022436F">
          <w:rPr>
            <w:rFonts w:ascii="Times New Roman" w:hAnsi="Times New Roman" w:cs="Times New Roman"/>
            <w:bCs/>
            <w:sz w:val="24"/>
            <w:szCs w:val="24"/>
          </w:rPr>
          <w:lastRenderedPageBreak/>
          <w:t xml:space="preserve">a </w:t>
        </w:r>
      </w:ins>
      <w:ins w:id="18" w:author="Arvind Gupta" w:date="2025-08-26T15:35:00Z" w16du:dateUtc="2025-08-26T10:05:00Z">
        <w:r w:rsidR="0022436F">
          <w:rPr>
            <w:rFonts w:ascii="Times New Roman" w:hAnsi="Times New Roman" w:cs="Times New Roman"/>
            <w:bCs/>
            <w:sz w:val="24"/>
            <w:szCs w:val="24"/>
          </w:rPr>
          <w:t xml:space="preserve">comprehensive Industry </w:t>
        </w:r>
      </w:ins>
      <w:del w:id="19" w:author="Arvind Gupta" w:date="2025-08-26T15:38:00Z" w16du:dateUtc="2025-08-26T10:08:00Z">
        <w:r w:rsidR="0022436F" w:rsidRPr="0046222A" w:rsidDel="0022436F">
          <w:rPr>
            <w:rFonts w:ascii="Times New Roman" w:hAnsi="Times New Roman" w:cs="Times New Roman"/>
            <w:sz w:val="24"/>
            <w:szCs w:val="24"/>
          </w:rPr>
          <w:delText>We</w:delText>
        </w:r>
      </w:del>
      <w:ins w:id="20" w:author="Arvind Gupta" w:date="2025-08-26T15:38:00Z" w16du:dateUtc="2025-08-26T10:08:00Z">
        <w:r w:rsidR="0022436F">
          <w:rPr>
            <w:rFonts w:ascii="Times New Roman" w:hAnsi="Times New Roman" w:cs="Times New Roman"/>
            <w:bCs/>
            <w:sz w:val="24"/>
            <w:szCs w:val="24"/>
          </w:rPr>
          <w:t>consultation</w:t>
        </w:r>
      </w:ins>
      <w:r w:rsidR="0022436F">
        <w:rPr>
          <w:rFonts w:ascii="Times New Roman" w:hAnsi="Times New Roman" w:cs="Times New Roman"/>
          <w:bCs/>
          <w:sz w:val="24"/>
          <w:szCs w:val="24"/>
        </w:rPr>
        <w:t xml:space="preserve"> </w:t>
      </w:r>
      <w:ins w:id="21" w:author="Arvind Gupta" w:date="2025-08-26T15:49:00Z" w16du:dateUtc="2025-08-26T10:19:00Z">
        <w:r w:rsidR="0022436F">
          <w:rPr>
            <w:rFonts w:ascii="Times New Roman" w:hAnsi="Times New Roman" w:cs="Times New Roman"/>
            <w:bCs/>
            <w:sz w:val="24"/>
            <w:szCs w:val="24"/>
          </w:rPr>
          <w:t>to</w:t>
        </w:r>
      </w:ins>
      <w:ins w:id="22" w:author="Arvind Gupta" w:date="2025-08-26T15:50:00Z" w16du:dateUtc="2025-08-26T10:20:00Z">
        <w:r w:rsidR="0022436F">
          <w:rPr>
            <w:rFonts w:ascii="Times New Roman" w:hAnsi="Times New Roman" w:cs="Times New Roman"/>
            <w:bCs/>
            <w:sz w:val="24"/>
            <w:szCs w:val="24"/>
          </w:rPr>
          <w:t xml:space="preserve"> discuss in detail </w:t>
        </w:r>
      </w:ins>
      <w:ins w:id="23" w:author="Arvind Gupta" w:date="2025-08-26T15:52:00Z" w16du:dateUtc="2025-08-26T10:22:00Z">
        <w:r w:rsidR="0022436F">
          <w:rPr>
            <w:rFonts w:ascii="Times New Roman" w:hAnsi="Times New Roman" w:cs="Times New Roman"/>
            <w:bCs/>
            <w:sz w:val="24"/>
            <w:szCs w:val="24"/>
          </w:rPr>
          <w:t>to conclude any specific durat</w:t>
        </w:r>
      </w:ins>
      <w:ins w:id="24" w:author="Arvind Gupta" w:date="2025-08-26T15:53:00Z" w16du:dateUtc="2025-08-26T10:23:00Z">
        <w:r w:rsidR="0022436F">
          <w:rPr>
            <w:rFonts w:ascii="Times New Roman" w:hAnsi="Times New Roman" w:cs="Times New Roman"/>
            <w:bCs/>
            <w:sz w:val="24"/>
            <w:szCs w:val="24"/>
          </w:rPr>
          <w:t>ion of timeline.</w:t>
        </w:r>
      </w:ins>
      <w:del w:id="25" w:author="Arvind Gupta" w:date="2025-08-26T15:49:00Z" w16du:dateUtc="2025-08-26T10:19:00Z">
        <w:r w:rsidR="0022436F" w:rsidDel="0022436F">
          <w:rPr>
            <w:rFonts w:ascii="Times New Roman" w:hAnsi="Times New Roman" w:cs="Times New Roman"/>
            <w:bCs/>
            <w:sz w:val="24"/>
            <w:szCs w:val="24"/>
          </w:rPr>
          <w:delText>once feasibility study is done and scope is finalized.</w:delText>
        </w:r>
      </w:del>
    </w:p>
    <w:p w14:paraId="2EB67EC1" w14:textId="19B1F99B" w:rsidR="00656BC6" w:rsidRPr="00513CDD" w:rsidRDefault="00656BC6" w:rsidP="00656BC6">
      <w:pPr>
        <w:spacing w:before="120" w:after="120" w:line="276" w:lineRule="auto"/>
        <w:jc w:val="both"/>
        <w:rPr>
          <w:rFonts w:ascii="Times New Roman" w:hAnsi="Times New Roman" w:cs="Times New Roman"/>
          <w:sz w:val="24"/>
          <w:szCs w:val="24"/>
        </w:rPr>
      </w:pPr>
      <w:r w:rsidRPr="00656BC6">
        <w:rPr>
          <w:rFonts w:ascii="Times New Roman" w:hAnsi="Times New Roman" w:cs="Times New Roman"/>
          <w:b/>
          <w:bCs/>
          <w:sz w:val="24"/>
          <w:szCs w:val="24"/>
        </w:rPr>
        <w:t>Comprehensive Industry Consultation and Phased Roll-out</w:t>
      </w:r>
      <w:r>
        <w:rPr>
          <w:rFonts w:ascii="Times New Roman" w:hAnsi="Times New Roman" w:cs="Times New Roman"/>
          <w:bCs/>
          <w:sz w:val="24"/>
          <w:szCs w:val="24"/>
        </w:rPr>
        <w:t xml:space="preserve">: </w:t>
      </w:r>
      <w:r w:rsidR="00EA66AA" w:rsidRPr="0046222A">
        <w:rPr>
          <w:rFonts w:ascii="Times New Roman" w:hAnsi="Times New Roman" w:cs="Times New Roman"/>
          <w:sz w:val="24"/>
          <w:szCs w:val="24"/>
        </w:rPr>
        <w:t>MeitY is requested to conduct a comprehensive industry consultation in collaboration with DEPwD and all relevant industry stakeholders.</w:t>
      </w:r>
      <w:r>
        <w:rPr>
          <w:rFonts w:ascii="Times New Roman" w:hAnsi="Times New Roman" w:cs="Times New Roman"/>
          <w:sz w:val="24"/>
          <w:szCs w:val="24"/>
        </w:rPr>
        <w:t xml:space="preserve"> </w:t>
      </w:r>
      <w:r w:rsidR="00EA66AA" w:rsidRPr="0046222A">
        <w:rPr>
          <w:rFonts w:ascii="Times New Roman" w:hAnsi="Times New Roman" w:cs="Times New Roman"/>
          <w:sz w:val="24"/>
          <w:szCs w:val="24"/>
        </w:rPr>
        <w:t>The objective of this consultation is to determine the feasibility, scope</w:t>
      </w:r>
      <w:r>
        <w:rPr>
          <w:rFonts w:ascii="Times New Roman" w:hAnsi="Times New Roman" w:cs="Times New Roman"/>
          <w:sz w:val="24"/>
          <w:szCs w:val="24"/>
        </w:rPr>
        <w:t xml:space="preserve"> and </w:t>
      </w:r>
      <w:r w:rsidR="00EA66AA" w:rsidRPr="0046222A">
        <w:rPr>
          <w:rFonts w:ascii="Times New Roman" w:hAnsi="Times New Roman" w:cs="Times New Roman"/>
          <w:sz w:val="24"/>
          <w:szCs w:val="24"/>
        </w:rPr>
        <w:t>implementation timeline.</w:t>
      </w:r>
      <w:r>
        <w:rPr>
          <w:rFonts w:ascii="Times New Roman" w:hAnsi="Times New Roman" w:cs="Times New Roman"/>
          <w:sz w:val="24"/>
          <w:szCs w:val="24"/>
        </w:rPr>
        <w:t xml:space="preserve"> </w:t>
      </w:r>
      <w:r w:rsidRPr="00656BC6">
        <w:rPr>
          <w:rFonts w:ascii="Times New Roman" w:hAnsi="Times New Roman" w:cs="Times New Roman"/>
          <w:bCs/>
          <w:sz w:val="24"/>
          <w:szCs w:val="24"/>
        </w:rPr>
        <w:t>To ensure proper implementation, a phased roll-out may be implemented, with first priority given to a few important ICT categories.</w:t>
      </w:r>
      <w:r w:rsidR="00513CDD">
        <w:rPr>
          <w:rFonts w:ascii="Times New Roman" w:hAnsi="Times New Roman" w:cs="Times New Roman"/>
          <w:bCs/>
          <w:sz w:val="24"/>
          <w:szCs w:val="24"/>
        </w:rPr>
        <w:t xml:space="preserve"> </w:t>
      </w:r>
      <w:r w:rsidR="00513CDD" w:rsidRPr="00513CDD">
        <w:rPr>
          <w:rFonts w:ascii="Times New Roman" w:hAnsi="Times New Roman" w:cs="Times New Roman"/>
          <w:sz w:val="24"/>
          <w:szCs w:val="24"/>
        </w:rPr>
        <w:t xml:space="preserve">We </w:t>
      </w:r>
      <w:r w:rsidR="00513CDD">
        <w:rPr>
          <w:rFonts w:ascii="Times New Roman" w:hAnsi="Times New Roman" w:cs="Times New Roman"/>
          <w:sz w:val="24"/>
          <w:szCs w:val="24"/>
        </w:rPr>
        <w:t xml:space="preserve">also </w:t>
      </w:r>
      <w:r w:rsidR="00513CDD" w:rsidRPr="00513CDD">
        <w:rPr>
          <w:rFonts w:ascii="Times New Roman" w:hAnsi="Times New Roman" w:cs="Times New Roman"/>
          <w:sz w:val="24"/>
          <w:szCs w:val="24"/>
        </w:rPr>
        <w:t>recommend aligning with the E</w:t>
      </w:r>
      <w:r w:rsidR="00513CDD">
        <w:rPr>
          <w:rFonts w:ascii="Times New Roman" w:hAnsi="Times New Roman" w:cs="Times New Roman"/>
          <w:sz w:val="24"/>
          <w:szCs w:val="24"/>
        </w:rPr>
        <w:t>uropean Accessibility Act</w:t>
      </w:r>
      <w:ins w:id="26" w:author="Arvind Gupta" w:date="2025-08-26T15:51:00Z" w16du:dateUtc="2025-08-26T10:21:00Z">
        <w:r w:rsidR="0022436F">
          <w:rPr>
            <w:rFonts w:ascii="Times New Roman" w:hAnsi="Times New Roman" w:cs="Times New Roman"/>
            <w:sz w:val="24"/>
            <w:szCs w:val="24"/>
          </w:rPr>
          <w:t xml:space="preserve"> on scope and standards</w:t>
        </w:r>
      </w:ins>
      <w:del w:id="27" w:author="Arvind Gupta" w:date="2025-08-26T15:51:00Z" w16du:dateUtc="2025-08-26T10:21:00Z">
        <w:r w:rsidR="00513CDD" w:rsidDel="0022436F">
          <w:rPr>
            <w:rFonts w:ascii="Times New Roman" w:hAnsi="Times New Roman" w:cs="Times New Roman"/>
            <w:sz w:val="24"/>
            <w:szCs w:val="24"/>
          </w:rPr>
          <w:delText>,</w:delText>
        </w:r>
      </w:del>
      <w:r w:rsidR="00513CDD">
        <w:rPr>
          <w:rFonts w:ascii="Times New Roman" w:hAnsi="Times New Roman" w:cs="Times New Roman"/>
          <w:sz w:val="24"/>
          <w:szCs w:val="24"/>
        </w:rPr>
        <w:t xml:space="preserve"> which inter alia excludes </w:t>
      </w:r>
      <w:r w:rsidR="00513CDD" w:rsidRPr="00513CDD">
        <w:rPr>
          <w:rFonts w:ascii="Times New Roman" w:hAnsi="Times New Roman" w:cs="Times New Roman"/>
          <w:sz w:val="24"/>
          <w:szCs w:val="24"/>
        </w:rPr>
        <w:t>specialized devices such as Workstations, Gaming PCs, Rugged Devices, and Thin Clients.</w:t>
      </w:r>
      <w:r w:rsidR="00513CDD">
        <w:rPr>
          <w:rFonts w:ascii="Times New Roman" w:hAnsi="Times New Roman" w:cs="Times New Roman"/>
          <w:sz w:val="24"/>
          <w:szCs w:val="24"/>
        </w:rPr>
        <w:t xml:space="preserve"> Industry inputs may also be sought on the compatibility with Indian languages, which is a continuing endeavour for OEMs and Operating Systems.</w:t>
      </w:r>
    </w:p>
    <w:p w14:paraId="55D90A86" w14:textId="297A6802" w:rsidR="00DE46B2" w:rsidRPr="00656BC6" w:rsidRDefault="00F14A42" w:rsidP="00DE46B2">
      <w:pPr>
        <w:spacing w:before="120" w:after="120" w:line="276" w:lineRule="auto"/>
        <w:jc w:val="both"/>
        <w:rPr>
          <w:rFonts w:ascii="Times New Roman" w:hAnsi="Times New Roman" w:cs="Times New Roman"/>
          <w:bCs/>
          <w:sz w:val="28"/>
          <w:szCs w:val="24"/>
        </w:rPr>
      </w:pPr>
      <w:r w:rsidRPr="00656BC6">
        <w:rPr>
          <w:rFonts w:ascii="Times New Roman" w:hAnsi="Times New Roman" w:cs="Times New Roman"/>
          <w:b/>
          <w:sz w:val="24"/>
        </w:rPr>
        <w:t>Applicability</w:t>
      </w:r>
      <w:r w:rsidR="0013773E" w:rsidRPr="00656BC6">
        <w:rPr>
          <w:rFonts w:ascii="Times New Roman" w:hAnsi="Times New Roman" w:cs="Times New Roman"/>
          <w:b/>
          <w:sz w:val="24"/>
        </w:rPr>
        <w:t xml:space="preserve"> on legacy stocks</w:t>
      </w:r>
      <w:r w:rsidR="00656BC6">
        <w:rPr>
          <w:rFonts w:ascii="Times New Roman" w:hAnsi="Times New Roman" w:cs="Times New Roman"/>
          <w:b/>
          <w:sz w:val="24"/>
        </w:rPr>
        <w:t>:</w:t>
      </w:r>
      <w:r w:rsidRPr="00656BC6">
        <w:rPr>
          <w:rFonts w:ascii="Times New Roman" w:hAnsi="Times New Roman" w:cs="Times New Roman"/>
          <w:sz w:val="24"/>
        </w:rPr>
        <w:t xml:space="preserve"> We humbly request that products manufactured or imported prior to the effective</w:t>
      </w:r>
      <w:r w:rsidR="00927E84" w:rsidRPr="00656BC6">
        <w:rPr>
          <w:rFonts w:ascii="Times New Roman" w:hAnsi="Times New Roman" w:cs="Times New Roman"/>
          <w:sz w:val="24"/>
        </w:rPr>
        <w:t xml:space="preserve"> implementation</w:t>
      </w:r>
      <w:r w:rsidRPr="00656BC6">
        <w:rPr>
          <w:rFonts w:ascii="Times New Roman" w:hAnsi="Times New Roman" w:cs="Times New Roman"/>
          <w:sz w:val="24"/>
        </w:rPr>
        <w:t xml:space="preserve"> date of the said Rules</w:t>
      </w:r>
      <w:r w:rsidR="00927E84" w:rsidRPr="00656BC6">
        <w:rPr>
          <w:rFonts w:ascii="Times New Roman" w:hAnsi="Times New Roman" w:cs="Times New Roman"/>
          <w:sz w:val="24"/>
        </w:rPr>
        <w:t>,</w:t>
      </w:r>
      <w:r w:rsidRPr="00656BC6">
        <w:rPr>
          <w:rFonts w:ascii="Times New Roman" w:hAnsi="Times New Roman" w:cs="Times New Roman"/>
          <w:sz w:val="24"/>
        </w:rPr>
        <w:t xml:space="preserve"> may be kept outside the ambit of its applicability. This request is in alignment with the provisions of the Compulsory Registration Order (CRO) scheme of the Bureau of Indian Standards (BIS), which is currently applicable to IT hardware and ICT products.</w:t>
      </w:r>
    </w:p>
    <w:p w14:paraId="4F3391F9" w14:textId="07D2AF24" w:rsidR="00985023" w:rsidRPr="0046222A" w:rsidRDefault="004023EF" w:rsidP="00EF0729">
      <w:pPr>
        <w:spacing w:before="120" w:after="120" w:line="276" w:lineRule="auto"/>
        <w:jc w:val="both"/>
        <w:rPr>
          <w:rFonts w:ascii="Times New Roman" w:hAnsi="Times New Roman" w:cs="Times New Roman"/>
          <w:sz w:val="24"/>
          <w:szCs w:val="24"/>
        </w:rPr>
      </w:pPr>
      <w:r w:rsidRPr="0046222A">
        <w:rPr>
          <w:rFonts w:ascii="Times New Roman" w:hAnsi="Times New Roman" w:cs="Times New Roman"/>
          <w:sz w:val="24"/>
          <w:szCs w:val="24"/>
        </w:rPr>
        <w:t xml:space="preserve">We wish to reiterate that the draft </w:t>
      </w:r>
      <w:r w:rsidR="00927E84" w:rsidRPr="0046222A">
        <w:rPr>
          <w:rFonts w:ascii="Times New Roman" w:hAnsi="Times New Roman" w:cs="Times New Roman"/>
          <w:sz w:val="24"/>
          <w:szCs w:val="24"/>
        </w:rPr>
        <w:t>R</w:t>
      </w:r>
      <w:r w:rsidRPr="0046222A">
        <w:rPr>
          <w:rFonts w:ascii="Times New Roman" w:hAnsi="Times New Roman" w:cs="Times New Roman"/>
          <w:sz w:val="24"/>
          <w:szCs w:val="24"/>
        </w:rPr>
        <w:t>ules are progressive and merit implementation in a practical, phased manner</w:t>
      </w:r>
      <w:r w:rsidR="00EA66AA" w:rsidRPr="0046222A">
        <w:rPr>
          <w:rFonts w:ascii="Times New Roman" w:hAnsi="Times New Roman" w:cs="Times New Roman"/>
          <w:sz w:val="24"/>
          <w:szCs w:val="24"/>
        </w:rPr>
        <w:t xml:space="preserve"> with reasonable scope and require extensive industry consultation with all stakeholders (MeitY,</w:t>
      </w:r>
      <w:r w:rsidR="00656BC6">
        <w:rPr>
          <w:rFonts w:ascii="Times New Roman" w:hAnsi="Times New Roman" w:cs="Times New Roman"/>
          <w:sz w:val="24"/>
          <w:szCs w:val="24"/>
        </w:rPr>
        <w:t xml:space="preserve"> </w:t>
      </w:r>
      <w:r w:rsidR="00EA66AA" w:rsidRPr="0046222A">
        <w:rPr>
          <w:rFonts w:ascii="Times New Roman" w:hAnsi="Times New Roman" w:cs="Times New Roman"/>
          <w:sz w:val="24"/>
          <w:szCs w:val="24"/>
        </w:rPr>
        <w:t>DEPwD</w:t>
      </w:r>
      <w:r w:rsidR="00656BC6">
        <w:rPr>
          <w:rFonts w:ascii="Times New Roman" w:hAnsi="Times New Roman" w:cs="Times New Roman"/>
          <w:sz w:val="24"/>
          <w:szCs w:val="24"/>
        </w:rPr>
        <w:t xml:space="preserve"> </w:t>
      </w:r>
      <w:r w:rsidR="00EA66AA" w:rsidRPr="0046222A">
        <w:rPr>
          <w:rFonts w:ascii="Times New Roman" w:hAnsi="Times New Roman" w:cs="Times New Roman"/>
          <w:sz w:val="24"/>
          <w:szCs w:val="24"/>
        </w:rPr>
        <w:t xml:space="preserve">&amp; </w:t>
      </w:r>
      <w:r w:rsidR="00656BC6">
        <w:rPr>
          <w:rFonts w:ascii="Times New Roman" w:hAnsi="Times New Roman" w:cs="Times New Roman"/>
          <w:sz w:val="24"/>
          <w:szCs w:val="24"/>
        </w:rPr>
        <w:t>a</w:t>
      </w:r>
      <w:r w:rsidR="00EA66AA" w:rsidRPr="0046222A">
        <w:rPr>
          <w:rFonts w:ascii="Times New Roman" w:hAnsi="Times New Roman" w:cs="Times New Roman"/>
          <w:sz w:val="24"/>
          <w:szCs w:val="24"/>
        </w:rPr>
        <w:t xml:space="preserve">ll OEMs). </w:t>
      </w:r>
      <w:r w:rsidRPr="0046222A">
        <w:rPr>
          <w:rFonts w:ascii="Times New Roman" w:hAnsi="Times New Roman" w:cs="Times New Roman"/>
          <w:sz w:val="24"/>
          <w:szCs w:val="24"/>
        </w:rPr>
        <w:t xml:space="preserve"> The industry remains committed to working closely with </w:t>
      </w:r>
      <w:r w:rsidR="00656BC6">
        <w:rPr>
          <w:rFonts w:ascii="Times New Roman" w:hAnsi="Times New Roman" w:cs="Times New Roman"/>
          <w:sz w:val="24"/>
          <w:szCs w:val="24"/>
        </w:rPr>
        <w:t>MeitY</w:t>
      </w:r>
      <w:r w:rsidRPr="0046222A">
        <w:rPr>
          <w:rFonts w:ascii="Times New Roman" w:hAnsi="Times New Roman" w:cs="Times New Roman"/>
          <w:sz w:val="24"/>
          <w:szCs w:val="24"/>
        </w:rPr>
        <w:t xml:space="preserve"> to chart the way forward.</w:t>
      </w:r>
    </w:p>
    <w:p w14:paraId="0873E9E2" w14:textId="77777777" w:rsidR="0013773E" w:rsidRPr="0046222A" w:rsidRDefault="0013773E" w:rsidP="00EF0729">
      <w:pPr>
        <w:spacing w:before="120" w:after="120" w:line="276" w:lineRule="auto"/>
        <w:jc w:val="both"/>
        <w:rPr>
          <w:rFonts w:ascii="Times New Roman" w:hAnsi="Times New Roman" w:cs="Times New Roman"/>
          <w:sz w:val="24"/>
          <w:szCs w:val="24"/>
        </w:rPr>
      </w:pPr>
      <w:r w:rsidRPr="0046222A">
        <w:rPr>
          <w:rFonts w:ascii="Times New Roman" w:hAnsi="Times New Roman" w:cs="Times New Roman"/>
          <w:sz w:val="24"/>
          <w:szCs w:val="24"/>
        </w:rPr>
        <w:t xml:space="preserve">We remain available for any further consultations and discussions as may be required. </w:t>
      </w:r>
    </w:p>
    <w:p w14:paraId="61E03035" w14:textId="77777777" w:rsidR="0013773E" w:rsidRPr="0046222A" w:rsidRDefault="0013773E" w:rsidP="0013773E">
      <w:pPr>
        <w:spacing w:after="0" w:line="240" w:lineRule="auto"/>
        <w:jc w:val="both"/>
        <w:rPr>
          <w:rFonts w:ascii="Times New Roman" w:hAnsi="Times New Roman" w:cs="Times New Roman"/>
          <w:sz w:val="24"/>
          <w:szCs w:val="24"/>
        </w:rPr>
      </w:pPr>
      <w:r w:rsidRPr="0046222A">
        <w:rPr>
          <w:rFonts w:ascii="Times New Roman" w:hAnsi="Times New Roman" w:cs="Times New Roman"/>
          <w:sz w:val="24"/>
          <w:szCs w:val="24"/>
        </w:rPr>
        <w:t>Warm regards</w:t>
      </w:r>
    </w:p>
    <w:p w14:paraId="70A6486D" w14:textId="77777777" w:rsidR="0013773E" w:rsidRPr="0046222A" w:rsidRDefault="0013773E" w:rsidP="0013773E">
      <w:pPr>
        <w:spacing w:after="0" w:line="240" w:lineRule="auto"/>
        <w:jc w:val="both"/>
        <w:rPr>
          <w:rFonts w:ascii="Times New Roman" w:hAnsi="Times New Roman" w:cs="Times New Roman"/>
          <w:sz w:val="24"/>
          <w:szCs w:val="24"/>
        </w:rPr>
      </w:pPr>
      <w:r w:rsidRPr="0046222A">
        <w:rPr>
          <w:rFonts w:ascii="Times New Roman" w:hAnsi="Times New Roman" w:cs="Times New Roman"/>
          <w:sz w:val="24"/>
          <w:szCs w:val="24"/>
        </w:rPr>
        <w:t>Col Suhail Zaidi (Retd), Director General MAIT</w:t>
      </w:r>
    </w:p>
    <w:p w14:paraId="3635825F" w14:textId="77777777" w:rsidR="0013773E" w:rsidRPr="0046222A" w:rsidRDefault="0013773E" w:rsidP="0013773E">
      <w:pPr>
        <w:spacing w:after="0" w:line="240" w:lineRule="auto"/>
        <w:jc w:val="both"/>
        <w:rPr>
          <w:rFonts w:ascii="Times New Roman" w:hAnsi="Times New Roman" w:cs="Times New Roman"/>
          <w:sz w:val="24"/>
          <w:szCs w:val="24"/>
        </w:rPr>
      </w:pPr>
    </w:p>
    <w:p w14:paraId="3DD74B42" w14:textId="77777777" w:rsidR="0013773E" w:rsidRPr="0046222A" w:rsidRDefault="0013773E" w:rsidP="0013773E">
      <w:pPr>
        <w:spacing w:after="0" w:line="240" w:lineRule="auto"/>
        <w:jc w:val="both"/>
        <w:rPr>
          <w:rFonts w:ascii="Times New Roman" w:hAnsi="Times New Roman" w:cs="Times New Roman"/>
          <w:sz w:val="24"/>
          <w:szCs w:val="24"/>
        </w:rPr>
      </w:pPr>
      <w:r w:rsidRPr="0046222A">
        <w:rPr>
          <w:rFonts w:ascii="Times New Roman" w:hAnsi="Times New Roman" w:cs="Times New Roman"/>
          <w:sz w:val="24"/>
          <w:szCs w:val="24"/>
        </w:rPr>
        <w:t>CC:</w:t>
      </w:r>
    </w:p>
    <w:p w14:paraId="076EE72A" w14:textId="77777777" w:rsidR="0013773E" w:rsidRPr="0046222A" w:rsidRDefault="00C23111" w:rsidP="0013773E">
      <w:pPr>
        <w:spacing w:after="0" w:line="240" w:lineRule="auto"/>
        <w:jc w:val="both"/>
        <w:rPr>
          <w:rFonts w:ascii="Times New Roman" w:hAnsi="Times New Roman" w:cs="Times New Roman"/>
          <w:sz w:val="24"/>
          <w:szCs w:val="24"/>
        </w:rPr>
      </w:pPr>
      <w:r w:rsidRPr="0046222A">
        <w:rPr>
          <w:rFonts w:ascii="Times New Roman" w:hAnsi="Times New Roman" w:cs="Times New Roman"/>
          <w:sz w:val="24"/>
          <w:szCs w:val="24"/>
        </w:rPr>
        <w:t xml:space="preserve">Shri Rajesh Aggarwal, </w:t>
      </w:r>
      <w:r w:rsidR="0013773E" w:rsidRPr="0046222A">
        <w:rPr>
          <w:rFonts w:ascii="Times New Roman" w:hAnsi="Times New Roman" w:cs="Times New Roman"/>
          <w:sz w:val="24"/>
          <w:szCs w:val="24"/>
        </w:rPr>
        <w:t>Secretary, DEPwD, Government of India</w:t>
      </w:r>
    </w:p>
    <w:p w14:paraId="44A6F4F9" w14:textId="3F7FCDEB" w:rsidR="00C23111" w:rsidRDefault="00C23111" w:rsidP="0013773E">
      <w:pPr>
        <w:spacing w:after="0" w:line="240" w:lineRule="auto"/>
        <w:jc w:val="both"/>
        <w:rPr>
          <w:rFonts w:ascii="Times New Roman" w:hAnsi="Times New Roman" w:cs="Times New Roman"/>
          <w:sz w:val="24"/>
          <w:szCs w:val="24"/>
        </w:rPr>
      </w:pPr>
      <w:r w:rsidRPr="0046222A">
        <w:rPr>
          <w:rFonts w:ascii="Times New Roman" w:hAnsi="Times New Roman" w:cs="Times New Roman"/>
          <w:sz w:val="24"/>
          <w:szCs w:val="24"/>
        </w:rPr>
        <w:t>Shri Amod Kumar, Joint Secretary, MeitY</w:t>
      </w:r>
    </w:p>
    <w:p w14:paraId="250B892A" w14:textId="4699CD19" w:rsidR="00CE75D8" w:rsidRDefault="00CE75D8" w:rsidP="0013773E">
      <w:pPr>
        <w:spacing w:after="0" w:line="240" w:lineRule="auto"/>
        <w:jc w:val="both"/>
        <w:rPr>
          <w:rFonts w:ascii="Times New Roman" w:hAnsi="Times New Roman" w:cs="Times New Roman"/>
          <w:sz w:val="24"/>
          <w:szCs w:val="24"/>
        </w:rPr>
      </w:pPr>
    </w:p>
    <w:p w14:paraId="155E24CE" w14:textId="57B6BBD1" w:rsidR="00CE75D8" w:rsidRPr="00513CDD" w:rsidRDefault="00CE75D8" w:rsidP="0013773E">
      <w:pPr>
        <w:spacing w:after="0" w:line="240" w:lineRule="auto"/>
        <w:jc w:val="both"/>
        <w:rPr>
          <w:rFonts w:ascii="Times New Roman" w:hAnsi="Times New Roman" w:cs="Times New Roman"/>
          <w:sz w:val="24"/>
          <w:szCs w:val="24"/>
        </w:rPr>
      </w:pPr>
    </w:p>
    <w:p w14:paraId="479DB263" w14:textId="77777777" w:rsidR="00CE75D8" w:rsidRPr="00513CDD" w:rsidRDefault="00CE75D8" w:rsidP="00CE75D8">
      <w:pPr>
        <w:spacing w:after="0" w:line="240" w:lineRule="auto"/>
        <w:rPr>
          <w:rFonts w:ascii="Times New Roman" w:hAnsi="Times New Roman" w:cs="Times New Roman"/>
          <w:sz w:val="24"/>
          <w:szCs w:val="24"/>
        </w:rPr>
      </w:pPr>
    </w:p>
    <w:p w14:paraId="1850179F" w14:textId="77777777" w:rsidR="00CE75D8" w:rsidRPr="00513CDD" w:rsidRDefault="00CE75D8" w:rsidP="0013773E">
      <w:pPr>
        <w:spacing w:after="0" w:line="240" w:lineRule="auto"/>
        <w:jc w:val="both"/>
        <w:rPr>
          <w:rFonts w:ascii="Times New Roman" w:hAnsi="Times New Roman" w:cs="Times New Roman"/>
          <w:sz w:val="24"/>
          <w:szCs w:val="24"/>
        </w:rPr>
      </w:pPr>
    </w:p>
    <w:sectPr w:rsidR="00CE75D8" w:rsidRPr="00513C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28C15" w14:textId="77777777" w:rsidR="00040EF2" w:rsidRDefault="00040EF2" w:rsidP="00E4263F">
      <w:pPr>
        <w:spacing w:after="0" w:line="240" w:lineRule="auto"/>
      </w:pPr>
      <w:r>
        <w:separator/>
      </w:r>
    </w:p>
  </w:endnote>
  <w:endnote w:type="continuationSeparator" w:id="0">
    <w:p w14:paraId="17347D60" w14:textId="77777777" w:rsidR="00040EF2" w:rsidRDefault="00040EF2" w:rsidP="00E42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7CC00" w14:textId="77777777" w:rsidR="00040EF2" w:rsidRDefault="00040EF2" w:rsidP="00E4263F">
      <w:pPr>
        <w:spacing w:after="0" w:line="240" w:lineRule="auto"/>
      </w:pPr>
      <w:r>
        <w:separator/>
      </w:r>
    </w:p>
  </w:footnote>
  <w:footnote w:type="continuationSeparator" w:id="0">
    <w:p w14:paraId="460DAC67" w14:textId="77777777" w:rsidR="00040EF2" w:rsidRDefault="00040EF2" w:rsidP="00E426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67AC"/>
    <w:multiLevelType w:val="hybridMultilevel"/>
    <w:tmpl w:val="66960964"/>
    <w:lvl w:ilvl="0" w:tplc="9E743278">
      <w:start w:val="1"/>
      <w:numFmt w:val="decimal"/>
      <w:lvlText w:val="%1."/>
      <w:lvlJc w:val="left"/>
      <w:pPr>
        <w:ind w:left="1492" w:hanging="360"/>
      </w:pPr>
      <w:rPr>
        <w:b w:val="0"/>
        <w:bCs w:val="0"/>
      </w:rPr>
    </w:lvl>
    <w:lvl w:ilvl="1" w:tplc="40090019" w:tentative="1">
      <w:start w:val="1"/>
      <w:numFmt w:val="lowerLetter"/>
      <w:lvlText w:val="%2."/>
      <w:lvlJc w:val="left"/>
      <w:pPr>
        <w:ind w:left="2997" w:hanging="360"/>
      </w:pPr>
    </w:lvl>
    <w:lvl w:ilvl="2" w:tplc="4009001B" w:tentative="1">
      <w:start w:val="1"/>
      <w:numFmt w:val="lowerRoman"/>
      <w:lvlText w:val="%3."/>
      <w:lvlJc w:val="right"/>
      <w:pPr>
        <w:ind w:left="3717" w:hanging="180"/>
      </w:pPr>
    </w:lvl>
    <w:lvl w:ilvl="3" w:tplc="4009000F" w:tentative="1">
      <w:start w:val="1"/>
      <w:numFmt w:val="decimal"/>
      <w:lvlText w:val="%4."/>
      <w:lvlJc w:val="left"/>
      <w:pPr>
        <w:ind w:left="4437" w:hanging="360"/>
      </w:pPr>
    </w:lvl>
    <w:lvl w:ilvl="4" w:tplc="40090019" w:tentative="1">
      <w:start w:val="1"/>
      <w:numFmt w:val="lowerLetter"/>
      <w:lvlText w:val="%5."/>
      <w:lvlJc w:val="left"/>
      <w:pPr>
        <w:ind w:left="5157" w:hanging="360"/>
      </w:pPr>
    </w:lvl>
    <w:lvl w:ilvl="5" w:tplc="4009001B" w:tentative="1">
      <w:start w:val="1"/>
      <w:numFmt w:val="lowerRoman"/>
      <w:lvlText w:val="%6."/>
      <w:lvlJc w:val="right"/>
      <w:pPr>
        <w:ind w:left="5877" w:hanging="180"/>
      </w:pPr>
    </w:lvl>
    <w:lvl w:ilvl="6" w:tplc="4009000F" w:tentative="1">
      <w:start w:val="1"/>
      <w:numFmt w:val="decimal"/>
      <w:lvlText w:val="%7."/>
      <w:lvlJc w:val="left"/>
      <w:pPr>
        <w:ind w:left="6597" w:hanging="360"/>
      </w:pPr>
    </w:lvl>
    <w:lvl w:ilvl="7" w:tplc="40090019" w:tentative="1">
      <w:start w:val="1"/>
      <w:numFmt w:val="lowerLetter"/>
      <w:lvlText w:val="%8."/>
      <w:lvlJc w:val="left"/>
      <w:pPr>
        <w:ind w:left="7317" w:hanging="360"/>
      </w:pPr>
    </w:lvl>
    <w:lvl w:ilvl="8" w:tplc="4009001B" w:tentative="1">
      <w:start w:val="1"/>
      <w:numFmt w:val="lowerRoman"/>
      <w:lvlText w:val="%9."/>
      <w:lvlJc w:val="right"/>
      <w:pPr>
        <w:ind w:left="8037" w:hanging="180"/>
      </w:pPr>
    </w:lvl>
  </w:abstractNum>
  <w:abstractNum w:abstractNumId="1" w15:restartNumberingAfterBreak="0">
    <w:nsid w:val="14813FA0"/>
    <w:multiLevelType w:val="hybridMultilevel"/>
    <w:tmpl w:val="513842CE"/>
    <w:lvl w:ilvl="0" w:tplc="84BC9E1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EDD0629"/>
    <w:multiLevelType w:val="hybridMultilevel"/>
    <w:tmpl w:val="988E1A6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3D077B68"/>
    <w:multiLevelType w:val="hybridMultilevel"/>
    <w:tmpl w:val="2872F74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71959605">
    <w:abstractNumId w:val="0"/>
  </w:num>
  <w:num w:numId="2" w16cid:durableId="1043866514">
    <w:abstractNumId w:val="2"/>
  </w:num>
  <w:num w:numId="3" w16cid:durableId="2019502126">
    <w:abstractNumId w:val="3"/>
  </w:num>
  <w:num w:numId="4" w16cid:durableId="98508381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vind Gupta">
    <w15:presenceInfo w15:providerId="AD" w15:userId="S::arvind_gupta@apple.com::01881b3d-9e8f-42cb-9073-973188eafb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D25"/>
    <w:rsid w:val="00040EF2"/>
    <w:rsid w:val="00070ACA"/>
    <w:rsid w:val="00090995"/>
    <w:rsid w:val="00092BD5"/>
    <w:rsid w:val="000A3ACF"/>
    <w:rsid w:val="000D6FBD"/>
    <w:rsid w:val="001036F6"/>
    <w:rsid w:val="00117143"/>
    <w:rsid w:val="0013773E"/>
    <w:rsid w:val="001B358B"/>
    <w:rsid w:val="0022436F"/>
    <w:rsid w:val="0025433A"/>
    <w:rsid w:val="002B74B2"/>
    <w:rsid w:val="00320D4B"/>
    <w:rsid w:val="00344CF7"/>
    <w:rsid w:val="003C4285"/>
    <w:rsid w:val="003C62CB"/>
    <w:rsid w:val="004023EF"/>
    <w:rsid w:val="0046222A"/>
    <w:rsid w:val="00466D56"/>
    <w:rsid w:val="004A6A53"/>
    <w:rsid w:val="004D1E02"/>
    <w:rsid w:val="00513CDD"/>
    <w:rsid w:val="005505E2"/>
    <w:rsid w:val="00550D25"/>
    <w:rsid w:val="005B020C"/>
    <w:rsid w:val="005B090E"/>
    <w:rsid w:val="005C17CD"/>
    <w:rsid w:val="0060311C"/>
    <w:rsid w:val="006351BD"/>
    <w:rsid w:val="00647D34"/>
    <w:rsid w:val="00656BC6"/>
    <w:rsid w:val="006645AC"/>
    <w:rsid w:val="00691B2A"/>
    <w:rsid w:val="00714B96"/>
    <w:rsid w:val="0076753D"/>
    <w:rsid w:val="007E5DF6"/>
    <w:rsid w:val="00835821"/>
    <w:rsid w:val="008854BF"/>
    <w:rsid w:val="008D26FB"/>
    <w:rsid w:val="00901566"/>
    <w:rsid w:val="009116D7"/>
    <w:rsid w:val="00912147"/>
    <w:rsid w:val="00927E84"/>
    <w:rsid w:val="00956EA2"/>
    <w:rsid w:val="009800E7"/>
    <w:rsid w:val="00985023"/>
    <w:rsid w:val="009961F8"/>
    <w:rsid w:val="00A413B7"/>
    <w:rsid w:val="00A55A6A"/>
    <w:rsid w:val="00A96692"/>
    <w:rsid w:val="00AC2891"/>
    <w:rsid w:val="00AC2CE0"/>
    <w:rsid w:val="00B314FD"/>
    <w:rsid w:val="00BB7FAE"/>
    <w:rsid w:val="00BD02FD"/>
    <w:rsid w:val="00BF1AA3"/>
    <w:rsid w:val="00C10EE3"/>
    <w:rsid w:val="00C23111"/>
    <w:rsid w:val="00C31188"/>
    <w:rsid w:val="00C51FFC"/>
    <w:rsid w:val="00C55E1E"/>
    <w:rsid w:val="00C62A6C"/>
    <w:rsid w:val="00CE75D8"/>
    <w:rsid w:val="00CF79F8"/>
    <w:rsid w:val="00DA194A"/>
    <w:rsid w:val="00DE46B2"/>
    <w:rsid w:val="00E4263F"/>
    <w:rsid w:val="00E45CD4"/>
    <w:rsid w:val="00E6025E"/>
    <w:rsid w:val="00EA66AA"/>
    <w:rsid w:val="00EC14BF"/>
    <w:rsid w:val="00EF0729"/>
    <w:rsid w:val="00F07427"/>
    <w:rsid w:val="00F14A42"/>
    <w:rsid w:val="00F72492"/>
    <w:rsid w:val="00F93BBF"/>
    <w:rsid w:val="00FA47FA"/>
    <w:rsid w:val="00FA67F0"/>
    <w:rsid w:val="00FD60D5"/>
    <w:rsid w:val="00FF4353"/>
    <w:rsid w:val="00FF527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61F687"/>
  <w15:chartTrackingRefBased/>
  <w15:docId w15:val="{C488A30A-DB24-49C1-8441-5B11AB31E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E4263F"/>
    <w:pPr>
      <w:spacing w:after="0" w:line="240" w:lineRule="auto"/>
    </w:pPr>
  </w:style>
  <w:style w:type="paragraph" w:customStyle="1" w:styleId="p1">
    <w:name w:val="p1"/>
    <w:basedOn w:val="Normal"/>
    <w:rsid w:val="00E4263F"/>
    <w:pPr>
      <w:spacing w:after="0" w:line="240" w:lineRule="auto"/>
    </w:pPr>
    <w:rPr>
      <w:rFonts w:ascii="Times New Roman" w:eastAsia="Times New Roman" w:hAnsi="Times New Roman" w:cs="Times New Roman"/>
      <w:color w:val="000000"/>
      <w:sz w:val="18"/>
      <w:szCs w:val="18"/>
      <w:lang w:val="en-IN" w:eastAsia="en-GB"/>
    </w:rPr>
  </w:style>
  <w:style w:type="paragraph" w:customStyle="1" w:styleId="p2">
    <w:name w:val="p2"/>
    <w:basedOn w:val="Normal"/>
    <w:rsid w:val="00E4263F"/>
    <w:pPr>
      <w:spacing w:after="0" w:line="240" w:lineRule="auto"/>
    </w:pPr>
    <w:rPr>
      <w:rFonts w:ascii="Times New Roman" w:eastAsia="Times New Roman" w:hAnsi="Times New Roman" w:cs="Times New Roman"/>
      <w:color w:val="000000"/>
      <w:sz w:val="18"/>
      <w:szCs w:val="18"/>
      <w:lang w:val="en-IN" w:eastAsia="en-GB"/>
    </w:rPr>
  </w:style>
  <w:style w:type="character" w:customStyle="1" w:styleId="s1">
    <w:name w:val="s1"/>
    <w:basedOn w:val="DefaultParagraphFont"/>
    <w:rsid w:val="00E4263F"/>
    <w:rPr>
      <w:rFonts w:ascii="Times New Roman" w:hAnsi="Times New Roman" w:cs="Times New Roman" w:hint="default"/>
      <w:sz w:val="18"/>
      <w:szCs w:val="18"/>
    </w:rPr>
  </w:style>
  <w:style w:type="character" w:customStyle="1" w:styleId="s2">
    <w:name w:val="s2"/>
    <w:basedOn w:val="DefaultParagraphFont"/>
    <w:rsid w:val="00E4263F"/>
    <w:rPr>
      <w:rFonts w:ascii="Times New Roman" w:hAnsi="Times New Roman" w:cs="Times New Roman" w:hint="default"/>
      <w:sz w:val="27"/>
      <w:szCs w:val="27"/>
    </w:rPr>
  </w:style>
  <w:style w:type="character" w:customStyle="1" w:styleId="s3">
    <w:name w:val="s3"/>
    <w:basedOn w:val="DefaultParagraphFont"/>
    <w:rsid w:val="00E4263F"/>
    <w:rPr>
      <w:rFonts w:ascii="Times New Roman" w:hAnsi="Times New Roman" w:cs="Times New Roman" w:hint="default"/>
      <w:sz w:val="18"/>
      <w:szCs w:val="18"/>
    </w:rPr>
  </w:style>
  <w:style w:type="character" w:customStyle="1" w:styleId="s4">
    <w:name w:val="s4"/>
    <w:basedOn w:val="DefaultParagraphFont"/>
    <w:rsid w:val="00E4263F"/>
    <w:rPr>
      <w:rFonts w:ascii="Times New Roman" w:hAnsi="Times New Roman" w:cs="Times New Roman" w:hint="default"/>
      <w:sz w:val="30"/>
      <w:szCs w:val="30"/>
    </w:rPr>
  </w:style>
  <w:style w:type="character" w:customStyle="1" w:styleId="s5">
    <w:name w:val="s5"/>
    <w:basedOn w:val="DefaultParagraphFont"/>
    <w:rsid w:val="00E4263F"/>
    <w:rPr>
      <w:rFonts w:ascii="Times New Roman" w:hAnsi="Times New Roman" w:cs="Times New Roman" w:hint="default"/>
      <w:sz w:val="18"/>
      <w:szCs w:val="18"/>
    </w:rPr>
  </w:style>
  <w:style w:type="character" w:customStyle="1" w:styleId="s6">
    <w:name w:val="s6"/>
    <w:basedOn w:val="DefaultParagraphFont"/>
    <w:rsid w:val="00E4263F"/>
    <w:rPr>
      <w:rFonts w:ascii="Times New Roman" w:hAnsi="Times New Roman" w:cs="Times New Roman" w:hint="default"/>
      <w:sz w:val="29"/>
      <w:szCs w:val="29"/>
    </w:rPr>
  </w:style>
  <w:style w:type="character" w:customStyle="1" w:styleId="s7">
    <w:name w:val="s7"/>
    <w:basedOn w:val="DefaultParagraphFont"/>
    <w:rsid w:val="00E4263F"/>
    <w:rPr>
      <w:rFonts w:ascii="Times New Roman" w:hAnsi="Times New Roman" w:cs="Times New Roman" w:hint="default"/>
      <w:sz w:val="25"/>
      <w:szCs w:val="25"/>
    </w:rPr>
  </w:style>
  <w:style w:type="character" w:customStyle="1" w:styleId="s8">
    <w:name w:val="s8"/>
    <w:basedOn w:val="DefaultParagraphFont"/>
    <w:rsid w:val="00E4263F"/>
    <w:rPr>
      <w:rFonts w:ascii="Times New Roman" w:hAnsi="Times New Roman" w:cs="Times New Roman" w:hint="default"/>
      <w:sz w:val="17"/>
      <w:szCs w:val="17"/>
    </w:rPr>
  </w:style>
  <w:style w:type="character" w:customStyle="1" w:styleId="s9">
    <w:name w:val="s9"/>
    <w:basedOn w:val="DefaultParagraphFont"/>
    <w:rsid w:val="00E4263F"/>
    <w:rPr>
      <w:rFonts w:ascii="Times New Roman" w:hAnsi="Times New Roman" w:cs="Times New Roman" w:hint="default"/>
      <w:sz w:val="24"/>
      <w:szCs w:val="24"/>
    </w:rPr>
  </w:style>
  <w:style w:type="character" w:customStyle="1" w:styleId="s10">
    <w:name w:val="s10"/>
    <w:basedOn w:val="DefaultParagraphFont"/>
    <w:rsid w:val="00E4263F"/>
    <w:rPr>
      <w:rFonts w:ascii="Times New Roman" w:hAnsi="Times New Roman" w:cs="Times New Roman" w:hint="default"/>
      <w:sz w:val="24"/>
      <w:szCs w:val="24"/>
    </w:rPr>
  </w:style>
  <w:style w:type="paragraph" w:styleId="FootnoteText">
    <w:name w:val="footnote text"/>
    <w:basedOn w:val="Normal"/>
    <w:link w:val="FootnoteTextChar"/>
    <w:uiPriority w:val="99"/>
    <w:semiHidden/>
    <w:unhideWhenUsed/>
    <w:rsid w:val="00E4263F"/>
    <w:pPr>
      <w:spacing w:after="0" w:line="240" w:lineRule="auto"/>
    </w:pPr>
    <w:rPr>
      <w:kern w:val="2"/>
      <w:sz w:val="20"/>
      <w:szCs w:val="20"/>
      <w:lang w:val="en-IN"/>
      <w14:ligatures w14:val="standardContextual"/>
    </w:rPr>
  </w:style>
  <w:style w:type="character" w:customStyle="1" w:styleId="FootnoteTextChar">
    <w:name w:val="Footnote Text Char"/>
    <w:basedOn w:val="DefaultParagraphFont"/>
    <w:link w:val="FootnoteText"/>
    <w:uiPriority w:val="99"/>
    <w:semiHidden/>
    <w:rsid w:val="00E4263F"/>
    <w:rPr>
      <w:kern w:val="2"/>
      <w:sz w:val="20"/>
      <w:szCs w:val="20"/>
      <w:lang w:val="en-IN"/>
      <w14:ligatures w14:val="standardContextual"/>
    </w:rPr>
  </w:style>
  <w:style w:type="character" w:styleId="FootnoteReference">
    <w:name w:val="footnote reference"/>
    <w:basedOn w:val="DefaultParagraphFont"/>
    <w:uiPriority w:val="99"/>
    <w:semiHidden/>
    <w:unhideWhenUsed/>
    <w:rsid w:val="00E4263F"/>
    <w:rPr>
      <w:vertAlign w:val="superscript"/>
    </w:rPr>
  </w:style>
  <w:style w:type="character" w:styleId="Hyperlink">
    <w:name w:val="Hyperlink"/>
    <w:basedOn w:val="DefaultParagraphFont"/>
    <w:uiPriority w:val="99"/>
    <w:unhideWhenUsed/>
    <w:rsid w:val="00E4263F"/>
    <w:rPr>
      <w:color w:val="0563C1" w:themeColor="hyperlink"/>
      <w:u w:val="single"/>
    </w:rPr>
  </w:style>
  <w:style w:type="paragraph" w:styleId="ListParagraph">
    <w:name w:val="List Paragraph"/>
    <w:basedOn w:val="Normal"/>
    <w:uiPriority w:val="34"/>
    <w:qFormat/>
    <w:rsid w:val="00E4263F"/>
    <w:pPr>
      <w:spacing w:line="278" w:lineRule="auto"/>
      <w:ind w:left="720"/>
      <w:contextualSpacing/>
    </w:pPr>
    <w:rPr>
      <w:kern w:val="2"/>
      <w:sz w:val="24"/>
      <w:szCs w:val="24"/>
      <w:lang w:val="en-IN"/>
      <w14:ligatures w14:val="standardContextual"/>
    </w:rPr>
  </w:style>
  <w:style w:type="character" w:styleId="CommentReference">
    <w:name w:val="annotation reference"/>
    <w:basedOn w:val="DefaultParagraphFont"/>
    <w:uiPriority w:val="99"/>
    <w:semiHidden/>
    <w:unhideWhenUsed/>
    <w:rsid w:val="00E4263F"/>
    <w:rPr>
      <w:sz w:val="16"/>
      <w:szCs w:val="16"/>
    </w:rPr>
  </w:style>
  <w:style w:type="paragraph" w:styleId="CommentText">
    <w:name w:val="annotation text"/>
    <w:basedOn w:val="Normal"/>
    <w:link w:val="CommentTextChar"/>
    <w:uiPriority w:val="99"/>
    <w:semiHidden/>
    <w:unhideWhenUsed/>
    <w:rsid w:val="00E4263F"/>
    <w:pPr>
      <w:spacing w:line="240" w:lineRule="auto"/>
    </w:pPr>
    <w:rPr>
      <w:sz w:val="20"/>
      <w:szCs w:val="20"/>
    </w:rPr>
  </w:style>
  <w:style w:type="character" w:customStyle="1" w:styleId="CommentTextChar">
    <w:name w:val="Comment Text Char"/>
    <w:basedOn w:val="DefaultParagraphFont"/>
    <w:link w:val="CommentText"/>
    <w:uiPriority w:val="99"/>
    <w:semiHidden/>
    <w:rsid w:val="00E4263F"/>
    <w:rPr>
      <w:sz w:val="20"/>
      <w:szCs w:val="20"/>
    </w:rPr>
  </w:style>
  <w:style w:type="paragraph" w:styleId="CommentSubject">
    <w:name w:val="annotation subject"/>
    <w:basedOn w:val="CommentText"/>
    <w:next w:val="CommentText"/>
    <w:link w:val="CommentSubjectChar"/>
    <w:uiPriority w:val="99"/>
    <w:semiHidden/>
    <w:unhideWhenUsed/>
    <w:rsid w:val="00E4263F"/>
    <w:rPr>
      <w:b/>
      <w:bCs/>
    </w:rPr>
  </w:style>
  <w:style w:type="character" w:customStyle="1" w:styleId="CommentSubjectChar">
    <w:name w:val="Comment Subject Char"/>
    <w:basedOn w:val="CommentTextChar"/>
    <w:link w:val="CommentSubject"/>
    <w:uiPriority w:val="99"/>
    <w:semiHidden/>
    <w:rsid w:val="00E4263F"/>
    <w:rPr>
      <w:b/>
      <w:bCs/>
      <w:sz w:val="20"/>
      <w:szCs w:val="20"/>
    </w:rPr>
  </w:style>
  <w:style w:type="paragraph" w:styleId="BalloonText">
    <w:name w:val="Balloon Text"/>
    <w:basedOn w:val="Normal"/>
    <w:link w:val="BalloonTextChar"/>
    <w:uiPriority w:val="99"/>
    <w:semiHidden/>
    <w:unhideWhenUsed/>
    <w:rsid w:val="00B314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14F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323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1232</Words>
  <Characters>7028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Anjini Bist</dc:creator>
  <cp:keywords/>
  <dc:description/>
  <cp:lastModifiedBy>Arvind Gupta</cp:lastModifiedBy>
  <cp:revision>9</cp:revision>
  <dcterms:created xsi:type="dcterms:W3CDTF">2025-08-26T08:16:00Z</dcterms:created>
  <dcterms:modified xsi:type="dcterms:W3CDTF">2025-08-26T10:25:00Z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GrammarlyDocumentId">
    <vt:lpwstr>bd4c042b-e6d9-47b7-9059-834aa20fc575</vt:lpwstr>
  </property>
</Properties>
</file>